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42CE7" w14:textId="0CCD4533" w:rsidR="00C16A57" w:rsidRDefault="00BC7421" w:rsidP="009022B5">
      <w:pPr>
        <w:rPr>
          <w:b/>
          <w:color w:val="156082"/>
          <w:sz w:val="36"/>
          <w:szCs w:val="36"/>
        </w:rPr>
      </w:pPr>
      <w:r>
        <w:rPr>
          <w:noProof/>
        </w:rPr>
        <w:drawing>
          <wp:anchor distT="0" distB="0" distL="114300" distR="114300" simplePos="0" relativeHeight="251661312" behindDoc="0" locked="0" layoutInCell="1" allowOverlap="1" wp14:anchorId="385ACDC2" wp14:editId="3C90ACCF">
            <wp:simplePos x="0" y="0"/>
            <wp:positionH relativeFrom="margin">
              <wp:posOffset>3883025</wp:posOffset>
            </wp:positionH>
            <wp:positionV relativeFrom="margin">
              <wp:posOffset>-466090</wp:posOffset>
            </wp:positionV>
            <wp:extent cx="2206625" cy="762000"/>
            <wp:effectExtent l="0" t="0" r="3175" b="0"/>
            <wp:wrapSquare wrapText="bothSides"/>
            <wp:docPr id="1512462415" name="Picture 8" descr="A logo for college compu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6625" cy="762000"/>
                    </a:xfrm>
                    <a:prstGeom prst="rect">
                      <a:avLst/>
                    </a:prstGeom>
                    <a:noFill/>
                  </pic:spPr>
                </pic:pic>
              </a:graphicData>
            </a:graphic>
            <wp14:sizeRelH relativeFrom="page">
              <wp14:pctWidth>0</wp14:pctWidth>
            </wp14:sizeRelH>
            <wp14:sizeRelV relativeFrom="page">
              <wp14:pctHeight>0</wp14:pctHeight>
            </wp14:sizeRelV>
          </wp:anchor>
        </w:drawing>
      </w:r>
    </w:p>
    <w:p w14:paraId="00E190A6" w14:textId="77777777" w:rsidR="00BC7421" w:rsidRDefault="00BC7421" w:rsidP="009022B5">
      <w:pPr>
        <w:rPr>
          <w:b/>
          <w:color w:val="156082"/>
          <w:sz w:val="36"/>
          <w:szCs w:val="36"/>
        </w:rPr>
      </w:pPr>
    </w:p>
    <w:p w14:paraId="4DD50FD5" w14:textId="67FA6A4F" w:rsidR="009022B5" w:rsidRDefault="009022B5" w:rsidP="009022B5">
      <w:pPr>
        <w:rPr>
          <w:b/>
          <w:color w:val="156082"/>
          <w:sz w:val="36"/>
          <w:szCs w:val="36"/>
        </w:rPr>
      </w:pPr>
      <w:r>
        <w:rPr>
          <w:noProof/>
        </w:rPr>
        <mc:AlternateContent>
          <mc:Choice Requires="wpg">
            <w:drawing>
              <wp:anchor distT="0" distB="0" distL="114300" distR="114300" simplePos="0" relativeHeight="251659264" behindDoc="0" locked="0" layoutInCell="1" allowOverlap="1" wp14:anchorId="3039E6DF" wp14:editId="5308F0E2">
                <wp:simplePos x="0" y="0"/>
                <wp:positionH relativeFrom="page">
                  <wp:posOffset>428625</wp:posOffset>
                </wp:positionH>
                <wp:positionV relativeFrom="margin">
                  <wp:posOffset>-1170305</wp:posOffset>
                </wp:positionV>
                <wp:extent cx="228600" cy="10403205"/>
                <wp:effectExtent l="0" t="0" r="0" b="0"/>
                <wp:wrapNone/>
                <wp:docPr id="1333618093" name="Group 9"/>
                <wp:cNvGraphicFramePr/>
                <a:graphic xmlns:a="http://schemas.openxmlformats.org/drawingml/2006/main">
                  <a:graphicData uri="http://schemas.microsoft.com/office/word/2010/wordprocessingGroup">
                    <wpg:wgp>
                      <wpg:cNvGrpSpPr/>
                      <wpg:grpSpPr>
                        <a:xfrm>
                          <a:off x="0" y="0"/>
                          <a:ext cx="228600" cy="10403205"/>
                          <a:chOff x="0" y="0"/>
                          <a:chExt cx="228600" cy="7560000"/>
                        </a:xfrm>
                      </wpg:grpSpPr>
                      <wpg:grpSp>
                        <wpg:cNvPr id="1034337364" name="Group 1034337364"/>
                        <wpg:cNvGrpSpPr/>
                        <wpg:grpSpPr>
                          <a:xfrm>
                            <a:off x="0" y="0"/>
                            <a:ext cx="228600" cy="7560000"/>
                            <a:chOff x="0" y="0"/>
                            <a:chExt cx="228600" cy="9144000"/>
                          </a:xfrm>
                        </wpg:grpSpPr>
                        <wps:wsp>
                          <wps:cNvPr id="2129457529" name="Rectangle 2129457529"/>
                          <wps:cNvSpPr/>
                          <wps:spPr>
                            <a:xfrm>
                              <a:off x="0" y="0"/>
                              <a:ext cx="228600" cy="9144000"/>
                            </a:xfrm>
                            <a:prstGeom prst="rect">
                              <a:avLst/>
                            </a:prstGeom>
                            <a:noFill/>
                            <a:ln>
                              <a:noFill/>
                            </a:ln>
                          </wps:spPr>
                          <wps:txbx>
                            <w:txbxContent>
                              <w:p w14:paraId="6AC0EB78" w14:textId="77777777" w:rsidR="009022B5" w:rsidRDefault="009022B5" w:rsidP="009022B5">
                                <w:pPr>
                                  <w:spacing w:after="0" w:line="240" w:lineRule="auto"/>
                                </w:pPr>
                              </w:p>
                            </w:txbxContent>
                          </wps:txbx>
                          <wps:bodyPr spcFirstLastPara="1" wrap="square" lIns="91425" tIns="91425" rIns="91425" bIns="91425" anchor="ctr" anchorCtr="0">
                            <a:noAutofit/>
                          </wps:bodyPr>
                        </wps:wsp>
                        <wps:wsp>
                          <wps:cNvPr id="347323141" name="Rectangle 347323141"/>
                          <wps:cNvSpPr/>
                          <wps:spPr>
                            <a:xfrm>
                              <a:off x="0" y="0"/>
                              <a:ext cx="228600" cy="8782050"/>
                            </a:xfrm>
                            <a:prstGeom prst="rect">
                              <a:avLst/>
                            </a:prstGeom>
                            <a:solidFill>
                              <a:schemeClr val="accent2"/>
                            </a:solidFill>
                            <a:ln>
                              <a:noFill/>
                            </a:ln>
                          </wps:spPr>
                          <wps:txbx>
                            <w:txbxContent>
                              <w:p w14:paraId="06165C13" w14:textId="77777777" w:rsidR="009022B5" w:rsidRDefault="009022B5" w:rsidP="009022B5">
                                <w:pPr>
                                  <w:spacing w:after="0" w:line="240" w:lineRule="auto"/>
                                </w:pPr>
                              </w:p>
                            </w:txbxContent>
                          </wps:txbx>
                          <wps:bodyPr spcFirstLastPara="1" wrap="square" lIns="91425" tIns="91425" rIns="91425" bIns="91425" anchor="ctr" anchorCtr="0">
                            <a:noAutofit/>
                          </wps:bodyPr>
                        </wps:wsp>
                        <wps:wsp>
                          <wps:cNvPr id="569322369" name="Rectangle 569322369"/>
                          <wps:cNvSpPr/>
                          <wps:spPr>
                            <a:xfrm>
                              <a:off x="0" y="8915400"/>
                              <a:ext cx="228600" cy="228600"/>
                            </a:xfrm>
                            <a:prstGeom prst="rect">
                              <a:avLst/>
                            </a:prstGeom>
                            <a:solidFill>
                              <a:schemeClr val="accent1"/>
                            </a:solidFill>
                            <a:ln>
                              <a:noFill/>
                            </a:ln>
                          </wps:spPr>
                          <wps:txbx>
                            <w:txbxContent>
                              <w:p w14:paraId="22D6F396" w14:textId="77777777" w:rsidR="009022B5" w:rsidRDefault="009022B5" w:rsidP="009022B5">
                                <w:pPr>
                                  <w:spacing w:after="0" w:line="240" w:lineRule="auto"/>
                                </w:pPr>
                              </w:p>
                            </w:txbxContent>
                          </wps:txbx>
                          <wps:bodyPr spcFirstLastPara="1" wrap="square" lIns="91425" tIns="91425" rIns="91425" bIns="91425" anchor="ctr" anchorCtr="0">
                            <a:noAutofit/>
                          </wps:bodyPr>
                        </wps:wsp>
                      </wpg:grpSp>
                    </wpg:wgp>
                  </a:graphicData>
                </a:graphic>
                <wp14:sizeRelH relativeFrom="page">
                  <wp14:pctWidth>0</wp14:pctWidth>
                </wp14:sizeRelH>
                <wp14:sizeRelV relativeFrom="page">
                  <wp14:pctHeight>0</wp14:pctHeight>
                </wp14:sizeRelV>
              </wp:anchor>
            </w:drawing>
          </mc:Choice>
          <mc:Fallback>
            <w:pict>
              <v:group w14:anchorId="3039E6DF" id="Group 9" o:spid="_x0000_s1026" style="position:absolute;margin-left:33.75pt;margin-top:-92.15pt;width:18pt;height:819.15pt;z-index:251659264;mso-position-horizontal-relative:page;mso-position-vertical-relative:margin"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">
                <v:group id="Group 1034337364" o:spid="_x0000_s1027" style="position:absolute;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">
                  <v:rect id="Rectangle 2129457529"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" filled="f" stroked="f">
                    <v:textbox inset="2.53958mm,2.53958mm,2.53958mm,2.53958mm">
                      <w:txbxContent>
                        <w:p w14:paraId="6AC0EB78" w14:textId="77777777" w:rsidR="009022B5" w:rsidRDefault="009022B5" w:rsidP="009022B5">
                          <w:pPr>
                            <w:spacing w:after="0" w:line="240" w:lineRule="auto"/>
                          </w:pPr>
                        </w:p>
                      </w:txbxContent>
                    </v:textbox>
                  </v:rect>
                  <v:rect id="Rectangle 347323141" o:spid="_x0000_s1029"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" fillcolor="#e97132 [3205]" stroked="f">
                    <v:textbox inset="2.53958mm,2.53958mm,2.53958mm,2.53958mm">
                      <w:txbxContent>
                        <w:p w14:paraId="06165C13" w14:textId="77777777" w:rsidR="009022B5" w:rsidRDefault="009022B5" w:rsidP="009022B5">
                          <w:pPr>
                            <w:spacing w:after="0" w:line="240" w:lineRule="auto"/>
                          </w:pPr>
                        </w:p>
                      </w:txbxContent>
                    </v:textbox>
                  </v:rect>
                  <v:rect id="Rectangle 569322369" o:spid="_x0000_s1030"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" fillcolor="#156082 [3204]" stroked="f">
                    <v:textbox inset="2.53958mm,2.53958mm,2.53958mm,2.53958mm">
                      <w:txbxContent>
                        <w:p w14:paraId="22D6F396" w14:textId="77777777" w:rsidR="009022B5" w:rsidRDefault="009022B5" w:rsidP="009022B5">
                          <w:pPr>
                            <w:spacing w:after="0" w:line="240" w:lineRule="auto"/>
                          </w:pPr>
                        </w:p>
                      </w:txbxContent>
                    </v:textbox>
                  </v:rect>
                </v:group>
                <w10:wrap anchorx="page" anchory="margin"/>
              </v:group>
            </w:pict>
          </mc:Fallback>
        </mc:AlternateContent>
      </w:r>
      <w:r>
        <w:rPr>
          <w:b/>
          <w:color w:val="156082"/>
          <w:sz w:val="36"/>
          <w:szCs w:val="36"/>
        </w:rPr>
        <w:t>Assessment Cover Page</w:t>
      </w:r>
    </w:p>
    <w:p w14:paraId="1FC0FB23" w14:textId="77777777" w:rsidR="0066082D" w:rsidRPr="00526923" w:rsidRDefault="0066082D" w:rsidP="009022B5"/>
    <w:tbl>
      <w:tblPr>
        <w:tblW w:w="9015" w:type="dxa"/>
        <w:tblBorders>
          <w:insideH w:val="nil"/>
          <w:insideV w:val="nil"/>
        </w:tblBorders>
        <w:tblLayout w:type="fixed"/>
        <w:tblLook w:val="0400" w:firstRow="0" w:lastRow="0" w:firstColumn="0" w:lastColumn="0" w:noHBand="0" w:noVBand="1"/>
      </w:tblPr>
      <w:tblGrid>
        <w:gridCol w:w="3402"/>
        <w:gridCol w:w="5613"/>
      </w:tblGrid>
      <w:tr w:rsidR="009022B5" w14:paraId="3855143B" w14:textId="77777777" w:rsidTr="00526923">
        <w:tc>
          <w:tcPr>
            <w:tcW w:w="3402" w:type="dxa"/>
            <w:hideMark/>
          </w:tcPr>
          <w:p w14:paraId="01CD414A" w14:textId="77777777" w:rsidR="009022B5" w:rsidRDefault="009022B5">
            <w:pPr>
              <w:spacing w:line="480" w:lineRule="auto"/>
              <w:rPr>
                <w:i/>
                <w:color w:val="156082"/>
                <w:sz w:val="32"/>
                <w:szCs w:val="32"/>
              </w:rPr>
            </w:pPr>
            <w:r>
              <w:rPr>
                <w:i/>
                <w:color w:val="156082"/>
                <w:sz w:val="32"/>
                <w:szCs w:val="32"/>
              </w:rPr>
              <w:t>Student Full Name</w:t>
            </w:r>
          </w:p>
          <w:p w14:paraId="3A4E5E5E" w14:textId="0419E0AF" w:rsidR="009022B5" w:rsidRDefault="009022B5">
            <w:pPr>
              <w:spacing w:line="480" w:lineRule="auto"/>
              <w:rPr>
                <w:i/>
                <w:color w:val="156082"/>
                <w:sz w:val="32"/>
                <w:szCs w:val="32"/>
              </w:rPr>
            </w:pPr>
          </w:p>
        </w:tc>
        <w:tc>
          <w:tcPr>
            <w:tcW w:w="5613" w:type="dxa"/>
          </w:tcPr>
          <w:p w14:paraId="6B87159D" w14:textId="6FCD4089" w:rsidR="009022B5" w:rsidRDefault="00526923">
            <w:pPr>
              <w:spacing w:line="480" w:lineRule="auto"/>
              <w:rPr>
                <w:color w:val="000000"/>
                <w:sz w:val="32"/>
                <w:szCs w:val="32"/>
              </w:rPr>
            </w:pPr>
            <w:r>
              <w:rPr>
                <w:i/>
                <w:color w:val="156082"/>
                <w:sz w:val="32"/>
                <w:szCs w:val="32"/>
              </w:rPr>
              <w:t>Sujita Singh</w:t>
            </w:r>
          </w:p>
        </w:tc>
      </w:tr>
      <w:tr w:rsidR="009022B5" w14:paraId="556A13FA" w14:textId="77777777" w:rsidTr="00526923">
        <w:tc>
          <w:tcPr>
            <w:tcW w:w="3402" w:type="dxa"/>
            <w:hideMark/>
          </w:tcPr>
          <w:p w14:paraId="32F6005D" w14:textId="77777777" w:rsidR="009022B5" w:rsidRDefault="009022B5">
            <w:pPr>
              <w:spacing w:line="480" w:lineRule="auto"/>
              <w:rPr>
                <w:i/>
                <w:color w:val="156082"/>
                <w:sz w:val="32"/>
                <w:szCs w:val="32"/>
              </w:rPr>
            </w:pPr>
            <w:r>
              <w:rPr>
                <w:i/>
                <w:color w:val="156082"/>
                <w:sz w:val="32"/>
                <w:szCs w:val="32"/>
              </w:rPr>
              <w:t>Student Number</w:t>
            </w:r>
          </w:p>
          <w:p w14:paraId="2278BCF7" w14:textId="605372DC" w:rsidR="009022B5" w:rsidRDefault="009022B5">
            <w:pPr>
              <w:spacing w:line="480" w:lineRule="auto"/>
              <w:rPr>
                <w:i/>
                <w:color w:val="156082"/>
                <w:sz w:val="32"/>
                <w:szCs w:val="32"/>
              </w:rPr>
            </w:pPr>
          </w:p>
        </w:tc>
        <w:tc>
          <w:tcPr>
            <w:tcW w:w="5613" w:type="dxa"/>
          </w:tcPr>
          <w:p w14:paraId="0CF606A8" w14:textId="7C6A5CBA" w:rsidR="009022B5" w:rsidRDefault="00526923">
            <w:pPr>
              <w:spacing w:line="480" w:lineRule="auto"/>
              <w:rPr>
                <w:color w:val="000000"/>
                <w:sz w:val="32"/>
                <w:szCs w:val="32"/>
              </w:rPr>
            </w:pPr>
            <w:r>
              <w:rPr>
                <w:i/>
                <w:color w:val="156082"/>
                <w:sz w:val="32"/>
                <w:szCs w:val="32"/>
              </w:rPr>
              <w:t>Sba26094</w:t>
            </w:r>
          </w:p>
        </w:tc>
      </w:tr>
      <w:tr w:rsidR="009022B5" w14:paraId="2CDDDEC5" w14:textId="77777777" w:rsidTr="00526923">
        <w:tc>
          <w:tcPr>
            <w:tcW w:w="3402" w:type="dxa"/>
            <w:hideMark/>
          </w:tcPr>
          <w:p w14:paraId="618D3975" w14:textId="77777777" w:rsidR="009022B5" w:rsidRDefault="009022B5">
            <w:pPr>
              <w:spacing w:line="480" w:lineRule="auto"/>
              <w:rPr>
                <w:i/>
                <w:color w:val="156082"/>
                <w:sz w:val="32"/>
                <w:szCs w:val="32"/>
              </w:rPr>
            </w:pPr>
            <w:r>
              <w:rPr>
                <w:i/>
                <w:color w:val="156082"/>
                <w:sz w:val="32"/>
                <w:szCs w:val="32"/>
              </w:rPr>
              <w:t>Module Title</w:t>
            </w:r>
          </w:p>
          <w:p w14:paraId="01E21CF7" w14:textId="53D9575E" w:rsidR="009022B5" w:rsidRDefault="009022B5">
            <w:pPr>
              <w:spacing w:line="480" w:lineRule="auto"/>
              <w:rPr>
                <w:i/>
                <w:color w:val="156082"/>
                <w:sz w:val="32"/>
                <w:szCs w:val="32"/>
              </w:rPr>
            </w:pPr>
          </w:p>
        </w:tc>
        <w:tc>
          <w:tcPr>
            <w:tcW w:w="5613" w:type="dxa"/>
          </w:tcPr>
          <w:p w14:paraId="5A7DF2F1" w14:textId="53F98C09" w:rsidR="009022B5" w:rsidRDefault="00526923">
            <w:pPr>
              <w:spacing w:line="480" w:lineRule="auto"/>
              <w:rPr>
                <w:color w:val="000000"/>
                <w:sz w:val="32"/>
                <w:szCs w:val="32"/>
              </w:rPr>
            </w:pPr>
            <w:r>
              <w:rPr>
                <w:i/>
                <w:color w:val="156082"/>
                <w:sz w:val="32"/>
                <w:szCs w:val="32"/>
              </w:rPr>
              <w:t>Strategic Thinking</w:t>
            </w:r>
          </w:p>
        </w:tc>
      </w:tr>
      <w:tr w:rsidR="009022B5" w14:paraId="522F49AC" w14:textId="77777777" w:rsidTr="00526923">
        <w:tc>
          <w:tcPr>
            <w:tcW w:w="3402" w:type="dxa"/>
            <w:hideMark/>
          </w:tcPr>
          <w:p w14:paraId="56B80687" w14:textId="77777777" w:rsidR="009022B5" w:rsidRDefault="009022B5">
            <w:pPr>
              <w:spacing w:line="480" w:lineRule="auto"/>
              <w:rPr>
                <w:i/>
                <w:color w:val="156082"/>
                <w:sz w:val="32"/>
                <w:szCs w:val="32"/>
              </w:rPr>
            </w:pPr>
            <w:r>
              <w:rPr>
                <w:i/>
                <w:color w:val="156082"/>
                <w:sz w:val="32"/>
                <w:szCs w:val="32"/>
              </w:rPr>
              <w:t>Assessment Title</w:t>
            </w:r>
          </w:p>
          <w:p w14:paraId="6CDF5683" w14:textId="0755FD62" w:rsidR="009022B5" w:rsidRDefault="009022B5">
            <w:pPr>
              <w:spacing w:line="480" w:lineRule="auto"/>
              <w:rPr>
                <w:i/>
                <w:color w:val="156082"/>
                <w:sz w:val="32"/>
                <w:szCs w:val="32"/>
              </w:rPr>
            </w:pPr>
          </w:p>
        </w:tc>
        <w:tc>
          <w:tcPr>
            <w:tcW w:w="5613" w:type="dxa"/>
          </w:tcPr>
          <w:p w14:paraId="4F06C7E4" w14:textId="67DC07C4" w:rsidR="009022B5" w:rsidRDefault="00B528CE">
            <w:pPr>
              <w:spacing w:line="480" w:lineRule="auto"/>
              <w:rPr>
                <w:color w:val="000000"/>
                <w:sz w:val="32"/>
                <w:szCs w:val="32"/>
              </w:rPr>
            </w:pPr>
            <w:r w:rsidRPr="00B528CE">
              <w:rPr>
                <w:i/>
                <w:color w:val="156082"/>
                <w:sz w:val="32"/>
                <w:szCs w:val="32"/>
              </w:rPr>
              <w:t xml:space="preserve">CA-1 Capstone </w:t>
            </w:r>
            <w:r w:rsidR="007A6074">
              <w:rPr>
                <w:i/>
                <w:color w:val="156082"/>
                <w:sz w:val="32"/>
                <w:szCs w:val="32"/>
              </w:rPr>
              <w:t>P</w:t>
            </w:r>
            <w:r w:rsidRPr="00B528CE">
              <w:rPr>
                <w:i/>
                <w:color w:val="156082"/>
                <w:sz w:val="32"/>
                <w:szCs w:val="32"/>
              </w:rPr>
              <w:t xml:space="preserve">roject </w:t>
            </w:r>
            <w:r w:rsidR="007A6074">
              <w:rPr>
                <w:i/>
                <w:color w:val="156082"/>
                <w:sz w:val="32"/>
                <w:szCs w:val="32"/>
              </w:rPr>
              <w:t>P</w:t>
            </w:r>
            <w:r w:rsidRPr="00B528CE">
              <w:rPr>
                <w:i/>
                <w:color w:val="156082"/>
                <w:sz w:val="32"/>
                <w:szCs w:val="32"/>
              </w:rPr>
              <w:t>roposal</w:t>
            </w:r>
          </w:p>
        </w:tc>
      </w:tr>
      <w:tr w:rsidR="009022B5" w14:paraId="02A1B8A9" w14:textId="77777777" w:rsidTr="00526923">
        <w:tc>
          <w:tcPr>
            <w:tcW w:w="3402" w:type="dxa"/>
            <w:hideMark/>
          </w:tcPr>
          <w:p w14:paraId="7B2A2F23" w14:textId="77777777" w:rsidR="009022B5" w:rsidRDefault="009022B5">
            <w:pPr>
              <w:spacing w:line="480" w:lineRule="auto"/>
              <w:rPr>
                <w:i/>
                <w:color w:val="156082"/>
                <w:sz w:val="32"/>
                <w:szCs w:val="32"/>
              </w:rPr>
            </w:pPr>
            <w:r>
              <w:rPr>
                <w:i/>
                <w:color w:val="156082"/>
                <w:sz w:val="32"/>
                <w:szCs w:val="32"/>
              </w:rPr>
              <w:t>Lecturer/Supervisor</w:t>
            </w:r>
          </w:p>
          <w:p w14:paraId="1C5F41E3" w14:textId="5DA81C15" w:rsidR="009022B5" w:rsidRDefault="009022B5">
            <w:pPr>
              <w:spacing w:line="480" w:lineRule="auto"/>
              <w:rPr>
                <w:i/>
                <w:color w:val="156082"/>
                <w:sz w:val="32"/>
                <w:szCs w:val="32"/>
              </w:rPr>
            </w:pPr>
          </w:p>
        </w:tc>
        <w:tc>
          <w:tcPr>
            <w:tcW w:w="5613" w:type="dxa"/>
          </w:tcPr>
          <w:p w14:paraId="0D6F51CC" w14:textId="154A36B6" w:rsidR="009022B5" w:rsidRDefault="00526923">
            <w:pPr>
              <w:spacing w:line="480" w:lineRule="auto"/>
              <w:rPr>
                <w:color w:val="000000"/>
                <w:sz w:val="32"/>
                <w:szCs w:val="32"/>
              </w:rPr>
            </w:pPr>
            <w:r>
              <w:rPr>
                <w:i/>
                <w:color w:val="156082"/>
                <w:sz w:val="32"/>
                <w:szCs w:val="32"/>
              </w:rPr>
              <w:t>Taufique Ahmed</w:t>
            </w:r>
          </w:p>
        </w:tc>
      </w:tr>
      <w:tr w:rsidR="009022B5" w14:paraId="1F481259" w14:textId="77777777" w:rsidTr="00526923">
        <w:tc>
          <w:tcPr>
            <w:tcW w:w="3402" w:type="dxa"/>
            <w:hideMark/>
          </w:tcPr>
          <w:p w14:paraId="1135CBB1" w14:textId="77777777" w:rsidR="009022B5" w:rsidRDefault="009022B5">
            <w:pPr>
              <w:spacing w:line="480" w:lineRule="auto"/>
              <w:rPr>
                <w:i/>
                <w:color w:val="156082"/>
                <w:sz w:val="32"/>
                <w:szCs w:val="32"/>
              </w:rPr>
            </w:pPr>
            <w:r>
              <w:rPr>
                <w:i/>
                <w:color w:val="156082"/>
                <w:sz w:val="32"/>
                <w:szCs w:val="32"/>
              </w:rPr>
              <w:t>Assessment Due Date</w:t>
            </w:r>
          </w:p>
          <w:p w14:paraId="57D403CB" w14:textId="1534D35D" w:rsidR="009022B5" w:rsidRDefault="009022B5">
            <w:pPr>
              <w:spacing w:line="480" w:lineRule="auto"/>
              <w:rPr>
                <w:i/>
                <w:color w:val="156082"/>
                <w:sz w:val="32"/>
                <w:szCs w:val="32"/>
              </w:rPr>
            </w:pPr>
          </w:p>
        </w:tc>
        <w:tc>
          <w:tcPr>
            <w:tcW w:w="5613" w:type="dxa"/>
          </w:tcPr>
          <w:p w14:paraId="7BA25FF4" w14:textId="269D4505" w:rsidR="009022B5" w:rsidRDefault="00526923">
            <w:pPr>
              <w:spacing w:line="480" w:lineRule="auto"/>
              <w:rPr>
                <w:color w:val="000000"/>
                <w:sz w:val="32"/>
                <w:szCs w:val="32"/>
              </w:rPr>
            </w:pPr>
            <w:r>
              <w:rPr>
                <w:i/>
                <w:color w:val="156082"/>
                <w:sz w:val="32"/>
                <w:szCs w:val="32"/>
              </w:rPr>
              <w:t>25/10/2026</w:t>
            </w:r>
          </w:p>
        </w:tc>
      </w:tr>
      <w:tr w:rsidR="007A6074" w14:paraId="6C03BCD3" w14:textId="77777777" w:rsidTr="00526923">
        <w:tc>
          <w:tcPr>
            <w:tcW w:w="3402" w:type="dxa"/>
          </w:tcPr>
          <w:p w14:paraId="1A4A55E6" w14:textId="3BDF7ECA" w:rsidR="007A6074" w:rsidRDefault="007A6074">
            <w:pPr>
              <w:spacing w:line="480" w:lineRule="auto"/>
              <w:rPr>
                <w:i/>
                <w:color w:val="156082"/>
                <w:sz w:val="32"/>
                <w:szCs w:val="32"/>
              </w:rPr>
            </w:pPr>
            <w:r>
              <w:rPr>
                <w:i/>
                <w:color w:val="156082"/>
                <w:sz w:val="32"/>
                <w:szCs w:val="32"/>
              </w:rPr>
              <w:t>Date of Submission</w:t>
            </w:r>
          </w:p>
        </w:tc>
        <w:tc>
          <w:tcPr>
            <w:tcW w:w="5613" w:type="dxa"/>
          </w:tcPr>
          <w:p w14:paraId="30CE0E34" w14:textId="452F0B84" w:rsidR="007A6074" w:rsidRDefault="007A6074">
            <w:pPr>
              <w:spacing w:line="480" w:lineRule="auto"/>
              <w:rPr>
                <w:i/>
                <w:color w:val="156082"/>
                <w:sz w:val="32"/>
                <w:szCs w:val="32"/>
              </w:rPr>
            </w:pPr>
            <w:del w:id="0" w:author="Rohit Singh" w:date="2026-10-20T22:37:00Z" w16du:dateUtc="2026-10-20T21:37:00Z">
              <w:r w:rsidDel="00250554">
                <w:rPr>
                  <w:i/>
                  <w:color w:val="156082"/>
                  <w:sz w:val="32"/>
                  <w:szCs w:val="32"/>
                </w:rPr>
                <w:delText>__</w:delText>
              </w:r>
            </w:del>
            <w:ins w:id="1" w:author="Rohit Singh" w:date="2026-10-20T22:37:00Z" w16du:dateUtc="2026-10-20T21:37:00Z">
              <w:r w:rsidR="00250554">
                <w:rPr>
                  <w:i/>
                  <w:color w:val="156082"/>
                  <w:sz w:val="32"/>
                  <w:szCs w:val="32"/>
                </w:rPr>
                <w:t>23</w:t>
              </w:r>
            </w:ins>
            <w:r>
              <w:rPr>
                <w:i/>
                <w:color w:val="156082"/>
                <w:sz w:val="32"/>
                <w:szCs w:val="32"/>
              </w:rPr>
              <w:t>/10/2026</w:t>
            </w:r>
          </w:p>
        </w:tc>
      </w:tr>
      <w:tr w:rsidR="00C56AD4" w14:paraId="14EDC00F" w14:textId="77777777" w:rsidTr="00526923">
        <w:tc>
          <w:tcPr>
            <w:tcW w:w="3402" w:type="dxa"/>
          </w:tcPr>
          <w:p w14:paraId="460A9F23" w14:textId="17716F36" w:rsidR="00C56AD4" w:rsidRDefault="00C56AD4">
            <w:pPr>
              <w:spacing w:line="480" w:lineRule="auto"/>
              <w:rPr>
                <w:i/>
                <w:color w:val="156082"/>
                <w:sz w:val="32"/>
                <w:szCs w:val="32"/>
              </w:rPr>
            </w:pPr>
            <w:r>
              <w:rPr>
                <w:i/>
                <w:color w:val="156082"/>
                <w:sz w:val="32"/>
                <w:szCs w:val="32"/>
              </w:rPr>
              <w:t>GitHub Repository</w:t>
            </w:r>
          </w:p>
        </w:tc>
        <w:tc>
          <w:tcPr>
            <w:tcW w:w="5613" w:type="dxa"/>
          </w:tcPr>
          <w:p w14:paraId="2087CDC5" w14:textId="4DE46C74" w:rsidR="00C56AD4" w:rsidRDefault="00C56AD4">
            <w:pPr>
              <w:spacing w:line="480" w:lineRule="auto"/>
              <w:rPr>
                <w:i/>
                <w:color w:val="156082"/>
                <w:sz w:val="32"/>
                <w:szCs w:val="32"/>
              </w:rPr>
            </w:pPr>
            <w:hyperlink r:id="rId7" w:history="1">
              <w:r w:rsidRPr="00F43D01">
                <w:rPr>
                  <w:rStyle w:val="Hyperlink"/>
                </w:rPr>
                <w:t>https://github.com/sujitasingh8/hdsdab-01-capstone-project.git</w:t>
              </w:r>
            </w:hyperlink>
          </w:p>
        </w:tc>
      </w:tr>
    </w:tbl>
    <w:p w14:paraId="651AE5DA" w14:textId="77777777" w:rsidR="00C56AD4" w:rsidRDefault="00C56AD4" w:rsidP="009022B5">
      <w:pPr>
        <w:rPr>
          <w:b/>
          <w:color w:val="156082"/>
          <w:sz w:val="32"/>
          <w:szCs w:val="32"/>
        </w:rPr>
      </w:pPr>
    </w:p>
    <w:p w14:paraId="55EB98C6" w14:textId="77777777" w:rsidR="00C56AD4" w:rsidRDefault="00C56AD4">
      <w:pPr>
        <w:rPr>
          <w:b/>
          <w:color w:val="156082"/>
          <w:sz w:val="32"/>
          <w:szCs w:val="32"/>
        </w:rPr>
      </w:pPr>
      <w:r>
        <w:rPr>
          <w:b/>
          <w:color w:val="156082"/>
          <w:sz w:val="32"/>
          <w:szCs w:val="32"/>
        </w:rPr>
        <w:br w:type="page"/>
      </w:r>
    </w:p>
    <w:p w14:paraId="751C9136" w14:textId="53F0BF66" w:rsidR="009022B5" w:rsidRDefault="009022B5" w:rsidP="009022B5">
      <w:pPr>
        <w:rPr>
          <w:rFonts w:ascii="Calibri" w:hAnsi="Calibri" w:cs="Calibri"/>
          <w:b/>
          <w:color w:val="156082"/>
          <w:sz w:val="32"/>
          <w:szCs w:val="32"/>
        </w:rPr>
      </w:pPr>
      <w:r>
        <w:rPr>
          <w:b/>
          <w:color w:val="156082"/>
          <w:sz w:val="32"/>
          <w:szCs w:val="32"/>
        </w:rPr>
        <w:lastRenderedPageBreak/>
        <w:t>Use of AI Tools</w:t>
      </w:r>
    </w:p>
    <w:p w14:paraId="4AD4B3F7" w14:textId="7D6EB493" w:rsidR="009022B5" w:rsidRDefault="009022B5" w:rsidP="009022B5">
      <w:pPr>
        <w:rPr>
          <w:rFonts w:ascii="Calibri" w:eastAsia="Calibri" w:hAnsi="Calibri" w:cs="Calibri"/>
          <w:b/>
          <w:sz w:val="28"/>
          <w:szCs w:val="28"/>
        </w:rPr>
      </w:pPr>
      <w:r>
        <w:rPr>
          <w:sz w:val="28"/>
          <w:szCs w:val="28"/>
        </w:rPr>
        <w:t xml:space="preserve">I acknowledge the use of </w:t>
      </w:r>
      <w:r w:rsidR="003E7E11">
        <w:rPr>
          <w:b/>
          <w:sz w:val="28"/>
          <w:szCs w:val="28"/>
        </w:rPr>
        <w:t>Gemini</w:t>
      </w:r>
      <w:r>
        <w:rPr>
          <w:sz w:val="28"/>
          <w:szCs w:val="28"/>
        </w:rPr>
        <w:t xml:space="preserve"> for </w:t>
      </w:r>
      <w:r w:rsidR="00816B90">
        <w:rPr>
          <w:sz w:val="28"/>
          <w:szCs w:val="28"/>
        </w:rPr>
        <w:t>structuring the assignment</w:t>
      </w:r>
      <w:r>
        <w:rPr>
          <w:b/>
          <w:sz w:val="28"/>
          <w:szCs w:val="28"/>
        </w:rPr>
        <w:t xml:space="preserve">. </w:t>
      </w:r>
    </w:p>
    <w:p w14:paraId="5D08F7F9" w14:textId="0A0CB9F5" w:rsidR="009022B5" w:rsidRDefault="009022B5" w:rsidP="009022B5">
      <w:r>
        <w:rPr>
          <w:noProof/>
        </w:rPr>
        <mc:AlternateContent>
          <mc:Choice Requires="wps">
            <w:drawing>
              <wp:anchor distT="0" distB="0" distL="114300" distR="114300" simplePos="0" relativeHeight="251660288" behindDoc="0" locked="0" layoutInCell="1" allowOverlap="1" wp14:anchorId="0E944FAA" wp14:editId="586DDEE4">
                <wp:simplePos x="0" y="0"/>
                <wp:positionH relativeFrom="margin">
                  <wp:align>center</wp:align>
                </wp:positionH>
                <wp:positionV relativeFrom="paragraph">
                  <wp:posOffset>492125</wp:posOffset>
                </wp:positionV>
                <wp:extent cx="5800725" cy="2876550"/>
                <wp:effectExtent l="19050" t="19050" r="28575" b="19050"/>
                <wp:wrapNone/>
                <wp:docPr id="272122362" name="Rectangle 7"/>
                <wp:cNvGraphicFramePr/>
                <a:graphic xmlns:a="http://schemas.openxmlformats.org/drawingml/2006/main">
                  <a:graphicData uri="http://schemas.microsoft.com/office/word/2010/wordprocessingShape">
                    <wps:wsp>
                      <wps:cNvSpPr/>
                      <wps:spPr>
                        <a:xfrm>
                          <a:off x="0" y="0"/>
                          <a:ext cx="5800725" cy="28765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2B4B7B30" w14:textId="77777777" w:rsidR="009022B5" w:rsidRDefault="009022B5" w:rsidP="009022B5">
                            <w:r>
                              <w:rPr>
                                <w:b/>
                                <w:color w:val="156082"/>
                                <w:sz w:val="32"/>
                              </w:rPr>
                              <w:t>Declaration</w:t>
                            </w:r>
                          </w:p>
                          <w:p w14:paraId="09C1B509" w14:textId="77777777" w:rsidR="009022B5" w:rsidRDefault="009022B5" w:rsidP="009022B5">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74AD084" w14:textId="77777777" w:rsidR="009022B5" w:rsidRDefault="009022B5" w:rsidP="009022B5">
                            <w:r>
                              <w:rPr>
                                <w:color w:val="000000"/>
                                <w:sz w:val="28"/>
                              </w:rPr>
                              <w:t>I declare it to be my own work and that all material from third parties has been appropriately referenced.</w:t>
                            </w:r>
                          </w:p>
                          <w:p w14:paraId="3C2E4546" w14:textId="77777777" w:rsidR="009022B5" w:rsidRDefault="009022B5" w:rsidP="009022B5">
                            <w:r>
                              <w:rPr>
                                <w:color w:val="000000"/>
                                <w:sz w:val="28"/>
                              </w:rPr>
                              <w:t xml:space="preserve"> I further confirm that this work has not previously been submitted for assessment by myself or someone else in CCT College Dublin or any other higher education institution.</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0E944FAA" id="Rectangle 7" o:spid="_x0000_s1031" style="position:absolute;margin-left:0;margin-top:38.75pt;width:456.75pt;height:22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" fillcolor="white [3201]" strokecolor="#156082 [3204]" strokeweight="2.25pt">
                <v:stroke startarrowwidth="narrow" startarrowlength="short" endarrowwidth="narrow" endarrowlength="short" joinstyle="round"/>
                <v:textbox inset="2.53958mm,1.2694mm,2.53958mm,1.2694mm">
                  <w:txbxContent>
                    <w:p w14:paraId="2B4B7B30" w14:textId="77777777" w:rsidR="009022B5" w:rsidRDefault="009022B5" w:rsidP="009022B5">
                      <w:r>
                        <w:rPr>
                          <w:b/>
                          <w:color w:val="156082"/>
                          <w:sz w:val="32"/>
                        </w:rPr>
                        <w:t>Declaration</w:t>
                      </w:r>
                    </w:p>
                    <w:p w14:paraId="09C1B509" w14:textId="77777777" w:rsidR="009022B5" w:rsidRDefault="009022B5" w:rsidP="009022B5">
                      <w:r>
                        <w:rPr>
                          <w:color w:val="000000"/>
                          <w:sz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674AD084" w14:textId="77777777" w:rsidR="009022B5" w:rsidRDefault="009022B5" w:rsidP="009022B5">
                      <w:r>
                        <w:rPr>
                          <w:color w:val="000000"/>
                          <w:sz w:val="28"/>
                        </w:rPr>
                        <w:t>I declare it to be my own work and that all material from third parties has been appropriately referenced.</w:t>
                      </w:r>
                    </w:p>
                    <w:p w14:paraId="3C2E4546" w14:textId="77777777" w:rsidR="009022B5" w:rsidRDefault="009022B5" w:rsidP="009022B5">
                      <w:r>
                        <w:rPr>
                          <w:color w:val="000000"/>
                          <w:sz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r>
        <w:rPr>
          <w:sz w:val="28"/>
          <w:szCs w:val="28"/>
        </w:rPr>
        <w:t>I have not used any AI tools or technologies in the preparation of this assessment.</w:t>
      </w:r>
    </w:p>
    <w:p w14:paraId="7B634E8C" w14:textId="19C5FB20" w:rsidR="00C56AD4" w:rsidRPr="00C56AD4" w:rsidDel="00EF6DDA" w:rsidRDefault="00566C2C">
      <w:pPr>
        <w:rPr>
          <w:del w:id="2" w:author="Rohit Singh" w:date="2026-10-15T10:54:00Z" w16du:dateUtc="2026-10-15T09:54:00Z"/>
        </w:rPr>
      </w:pPr>
      <w:del w:id="3" w:author="Rohit Singh" w:date="2026-10-15T10:54:00Z" w16du:dateUtc="2026-10-15T09:54:00Z">
        <w:r w:rsidDel="00EF6DDA">
          <w:br w:type="page"/>
        </w:r>
      </w:del>
    </w:p>
    <w:p w14:paraId="31C65287" w14:textId="3F3B6BDE" w:rsidR="00A25A20" w:rsidDel="00A25A20" w:rsidRDefault="00A06130">
      <w:pPr>
        <w:rPr>
          <w:del w:id="4" w:author="Rohit Singh" w:date="2026-10-15T10:54:00Z" w16du:dateUtc="2026-10-15T09:54:00Z"/>
        </w:rPr>
        <w:pPrChange w:id="5" w:author="Rohit Singh" w:date="2026-10-15T10:54:00Z" w16du:dateUtc="2026-10-15T09:54:00Z">
          <w:pPr>
            <w:pStyle w:val="TOCHeading"/>
          </w:pPr>
        </w:pPrChange>
      </w:pPr>
      <w:ins w:id="6" w:author="Rohit Singh" w:date="2026-10-15T10:53:00Z" w16du:dateUtc="2026-10-15T09:53:00Z">
        <w:r>
          <w:br w:type="page"/>
        </w:r>
      </w:ins>
    </w:p>
    <w:customXmlInsRangeStart w:id="7" w:author="Rohit Singh" w:date="2026-10-15T10:54:00Z"/>
    <w:sdt>
      <w:sdtPr>
        <w:id w:val="1905797357"/>
        <w:docPartObj>
          <w:docPartGallery w:val="Table of Contents"/>
          <w:docPartUnique/>
        </w:docPartObj>
      </w:sdtPr>
      <w:sdtEndPr>
        <w:rPr>
          <w:b/>
          <w:bCs/>
          <w:noProof/>
        </w:rPr>
      </w:sdtEndPr>
      <w:sdtContent>
        <w:customXmlInsRangeEnd w:id="7"/>
        <w:p w14:paraId="1A744744" w14:textId="02166FA9" w:rsidR="00560D71" w:rsidRDefault="00560D71">
          <w:pPr>
            <w:rPr>
              <w:ins w:id="8" w:author="Rohit Singh" w:date="2026-10-15T10:54:00Z" w16du:dateUtc="2026-10-15T09:54:00Z"/>
            </w:rPr>
            <w:pPrChange w:id="9" w:author="Rohit Singh" w:date="2026-10-15T10:54:00Z" w16du:dateUtc="2026-10-15T09:54:00Z">
              <w:pPr>
                <w:pStyle w:val="TOCHeading"/>
              </w:pPr>
            </w:pPrChange>
          </w:pPr>
          <w:ins w:id="10" w:author="Rohit Singh" w:date="2026-10-15T10:54:00Z" w16du:dateUtc="2026-10-15T09:54:00Z">
            <w:r>
              <w:t>Contents</w:t>
            </w:r>
          </w:ins>
        </w:p>
        <w:p w14:paraId="65DC3E0B" w14:textId="1A9F6017" w:rsidR="00F63247" w:rsidRDefault="00560D71">
          <w:pPr>
            <w:pStyle w:val="TOC1"/>
            <w:tabs>
              <w:tab w:val="left" w:pos="480"/>
              <w:tab w:val="right" w:leader="dot" w:pos="9016"/>
            </w:tabs>
            <w:rPr>
              <w:ins w:id="11" w:author="Rohit Singh" w:date="2026-10-23T17:39:00Z" w16du:dateUtc="2026-10-23T16:39:00Z"/>
              <w:rFonts w:eastAsiaTheme="minorEastAsia"/>
              <w:noProof/>
              <w:sz w:val="24"/>
              <w:szCs w:val="24"/>
              <w:lang w:eastAsia="en-IE"/>
            </w:rPr>
          </w:pPr>
          <w:ins w:id="12" w:author="Rohit Singh" w:date="2026-10-15T10:54:00Z" w16du:dateUtc="2026-10-15T09:54:00Z">
            <w:r>
              <w:fldChar w:fldCharType="begin"/>
            </w:r>
            <w:r>
              <w:instrText xml:space="preserve"> TOC \o "1-3" \h \z \u </w:instrText>
            </w:r>
            <w:r>
              <w:fldChar w:fldCharType="separate"/>
            </w:r>
          </w:ins>
          <w:ins w:id="13" w:author="Rohit Singh" w:date="2026-10-23T17:39:00Z" w16du:dateUtc="2026-10-23T16:39:00Z">
            <w:r w:rsidR="00F63247" w:rsidRPr="008926CA">
              <w:rPr>
                <w:rStyle w:val="Hyperlink"/>
                <w:noProof/>
              </w:rPr>
              <w:fldChar w:fldCharType="begin"/>
            </w:r>
            <w:r w:rsidR="00F63247" w:rsidRPr="008926CA">
              <w:rPr>
                <w:rStyle w:val="Hyperlink"/>
                <w:noProof/>
              </w:rPr>
              <w:instrText xml:space="preserve"> </w:instrText>
            </w:r>
            <w:r w:rsidR="00F63247">
              <w:rPr>
                <w:noProof/>
              </w:rPr>
              <w:instrText>HYPERLINK \l "_Toc243669603"</w:instrText>
            </w:r>
            <w:r w:rsidR="00F63247" w:rsidRPr="008926CA">
              <w:rPr>
                <w:rStyle w:val="Hyperlink"/>
                <w:noProof/>
              </w:rPr>
              <w:instrText xml:space="preserve"> </w:instrText>
            </w:r>
            <w:r w:rsidR="00F63247" w:rsidRPr="008926CA">
              <w:rPr>
                <w:rStyle w:val="Hyperlink"/>
                <w:noProof/>
              </w:rPr>
            </w:r>
            <w:r w:rsidR="00F63247" w:rsidRPr="008926CA">
              <w:rPr>
                <w:rStyle w:val="Hyperlink"/>
                <w:noProof/>
              </w:rPr>
              <w:fldChar w:fldCharType="separate"/>
            </w:r>
            <w:r w:rsidR="00F63247" w:rsidRPr="008926CA">
              <w:rPr>
                <w:rStyle w:val="Hyperlink"/>
                <w:noProof/>
              </w:rPr>
              <w:t>1</w:t>
            </w:r>
            <w:r w:rsidR="00F63247">
              <w:rPr>
                <w:rFonts w:eastAsiaTheme="minorEastAsia"/>
                <w:noProof/>
                <w:sz w:val="24"/>
                <w:szCs w:val="24"/>
                <w:lang w:eastAsia="en-IE"/>
              </w:rPr>
              <w:tab/>
            </w:r>
            <w:r w:rsidR="00F63247" w:rsidRPr="008926CA">
              <w:rPr>
                <w:rStyle w:val="Hyperlink"/>
                <w:noProof/>
              </w:rPr>
              <w:t>Project Title</w:t>
            </w:r>
            <w:r w:rsidR="00F63247">
              <w:rPr>
                <w:noProof/>
                <w:webHidden/>
              </w:rPr>
              <w:tab/>
            </w:r>
            <w:r w:rsidR="00F63247">
              <w:rPr>
                <w:noProof/>
                <w:webHidden/>
              </w:rPr>
              <w:fldChar w:fldCharType="begin"/>
            </w:r>
            <w:r w:rsidR="00F63247">
              <w:rPr>
                <w:noProof/>
                <w:webHidden/>
              </w:rPr>
              <w:instrText xml:space="preserve"> PAGEREF _Toc243669603 \h </w:instrText>
            </w:r>
            <w:r w:rsidR="00F63247">
              <w:rPr>
                <w:noProof/>
                <w:webHidden/>
              </w:rPr>
            </w:r>
            <w:r w:rsidR="00F63247">
              <w:rPr>
                <w:noProof/>
                <w:webHidden/>
              </w:rPr>
              <w:fldChar w:fldCharType="separate"/>
            </w:r>
            <w:r w:rsidR="00F63247">
              <w:rPr>
                <w:noProof/>
                <w:webHidden/>
              </w:rPr>
              <w:t>4</w:t>
            </w:r>
            <w:r w:rsidR="00F63247">
              <w:rPr>
                <w:noProof/>
                <w:webHidden/>
              </w:rPr>
              <w:fldChar w:fldCharType="end"/>
            </w:r>
            <w:r w:rsidR="00F63247" w:rsidRPr="008926CA">
              <w:rPr>
                <w:rStyle w:val="Hyperlink"/>
                <w:noProof/>
              </w:rPr>
              <w:fldChar w:fldCharType="end"/>
            </w:r>
          </w:ins>
        </w:p>
        <w:p w14:paraId="4D451C8A" w14:textId="062E9231" w:rsidR="00F63247" w:rsidRDefault="00F63247">
          <w:pPr>
            <w:pStyle w:val="TOC1"/>
            <w:tabs>
              <w:tab w:val="left" w:pos="480"/>
              <w:tab w:val="right" w:leader="dot" w:pos="9016"/>
            </w:tabs>
            <w:rPr>
              <w:ins w:id="14" w:author="Rohit Singh" w:date="2026-10-23T17:39:00Z" w16du:dateUtc="2026-10-23T16:39:00Z"/>
              <w:rFonts w:eastAsiaTheme="minorEastAsia"/>
              <w:noProof/>
              <w:sz w:val="24"/>
              <w:szCs w:val="24"/>
              <w:lang w:eastAsia="en-IE"/>
            </w:rPr>
          </w:pPr>
          <w:ins w:id="15"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"_Toc243669604"</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2</w:t>
            </w:r>
            <w:r>
              <w:rPr>
                <w:rFonts w:eastAsiaTheme="minorEastAsia"/>
                <w:noProof/>
                <w:sz w:val="24"/>
                <w:szCs w:val="24"/>
                <w:lang w:eastAsia="en-IE"/>
              </w:rPr>
              <w:tab/>
            </w:r>
            <w:r w:rsidRPr="008926CA">
              <w:rPr>
                <w:rStyle w:val="Hyperlink"/>
                <w:noProof/>
              </w:rPr>
              <w:t>Introduction</w:t>
            </w:r>
            <w:r>
              <w:rPr>
                <w:noProof/>
                <w:webHidden/>
              </w:rPr>
              <w:tab/>
            </w:r>
            <w:r>
              <w:rPr>
                <w:noProof/>
                <w:webHidden/>
              </w:rPr>
              <w:fldChar w:fldCharType="begin"/>
            </w:r>
            <w:r>
              <w:rPr>
                <w:noProof/>
                <w:webHidden/>
              </w:rPr>
              <w:instrText xml:space="preserve"> PAGEREF _Toc243669604 \h </w:instrText>
            </w:r>
            <w:r>
              <w:rPr>
                <w:noProof/>
                <w:webHidden/>
              </w:rPr>
            </w:r>
            <w:r>
              <w:rPr>
                <w:noProof/>
                <w:webHidden/>
              </w:rPr>
              <w:fldChar w:fldCharType="separate"/>
            </w:r>
            <w:r>
              <w:rPr>
                <w:noProof/>
                <w:webHidden/>
              </w:rPr>
              <w:t>4</w:t>
            </w:r>
            <w:r>
              <w:rPr>
                <w:noProof/>
                <w:webHidden/>
              </w:rPr>
              <w:fldChar w:fldCharType="end"/>
            </w:r>
            <w:r w:rsidRPr="008926CA">
              <w:rPr>
                <w:rStyle w:val="Hyperlink"/>
                <w:noProof/>
              </w:rPr>
              <w:fldChar w:fldCharType="end"/>
            </w:r>
          </w:ins>
        </w:p>
        <w:p w14:paraId="6F64AD3A" w14:textId="17D47A04" w:rsidR="00F63247" w:rsidRDefault="00F63247">
          <w:pPr>
            <w:pStyle w:val="TOC1"/>
            <w:tabs>
              <w:tab w:val="left" w:pos="480"/>
              <w:tab w:val="right" w:leader="dot" w:pos="9016"/>
            </w:tabs>
            <w:rPr>
              <w:ins w:id="16" w:author="Rohit Singh" w:date="2026-10-23T17:39:00Z" w16du:dateUtc="2026-10-23T16:39:00Z"/>
              <w:rFonts w:eastAsiaTheme="minorEastAsia"/>
              <w:noProof/>
              <w:sz w:val="24"/>
              <w:szCs w:val="24"/>
              <w:lang w:eastAsia="en-IE"/>
            </w:rPr>
          </w:pPr>
          <w:ins w:id="17"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"_Toc243669606"</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3</w:t>
            </w:r>
            <w:r>
              <w:rPr>
                <w:rFonts w:eastAsiaTheme="minorEastAsia"/>
                <w:noProof/>
                <w:sz w:val="24"/>
                <w:szCs w:val="24"/>
                <w:lang w:eastAsia="en-IE"/>
              </w:rPr>
              <w:tab/>
            </w:r>
            <w:r w:rsidRPr="008926CA">
              <w:rPr>
                <w:rStyle w:val="Hyperlink"/>
                <w:noProof/>
              </w:rPr>
              <w:t>Problem Definition</w:t>
            </w:r>
            <w:r>
              <w:rPr>
                <w:noProof/>
                <w:webHidden/>
              </w:rPr>
              <w:tab/>
            </w:r>
            <w:r>
              <w:rPr>
                <w:noProof/>
                <w:webHidden/>
              </w:rPr>
              <w:fldChar w:fldCharType="begin"/>
            </w:r>
            <w:r>
              <w:rPr>
                <w:noProof/>
                <w:webHidden/>
              </w:rPr>
              <w:instrText xml:space="preserve"> PAGEREF _Toc243669606 \h </w:instrText>
            </w:r>
            <w:r>
              <w:rPr>
                <w:noProof/>
                <w:webHidden/>
              </w:rPr>
            </w:r>
            <w:r>
              <w:rPr>
                <w:noProof/>
                <w:webHidden/>
              </w:rPr>
              <w:fldChar w:fldCharType="separate"/>
            </w:r>
            <w:r>
              <w:rPr>
                <w:noProof/>
                <w:webHidden/>
              </w:rPr>
              <w:t>4</w:t>
            </w:r>
            <w:r>
              <w:rPr>
                <w:noProof/>
                <w:webHidden/>
              </w:rPr>
              <w:fldChar w:fldCharType="end"/>
            </w:r>
            <w:r w:rsidRPr="008926CA">
              <w:rPr>
                <w:rStyle w:val="Hyperlink"/>
                <w:noProof/>
              </w:rPr>
              <w:fldChar w:fldCharType="end"/>
            </w:r>
          </w:ins>
        </w:p>
        <w:p w14:paraId="045674C6" w14:textId="043E0A99" w:rsidR="00F63247" w:rsidRDefault="00F63247">
          <w:pPr>
            <w:pStyle w:val="TOC1"/>
            <w:tabs>
              <w:tab w:val="left" w:pos="480"/>
              <w:tab w:val="right" w:leader="dot" w:pos="9016"/>
            </w:tabs>
            <w:rPr>
              <w:ins w:id="18" w:author="Rohit Singh" w:date="2026-10-23T17:39:00Z" w16du:dateUtc="2026-10-23T16:39:00Z"/>
              <w:rFonts w:eastAsiaTheme="minorEastAsia"/>
              <w:noProof/>
              <w:sz w:val="24"/>
              <w:szCs w:val="24"/>
              <w:lang w:eastAsia="en-IE"/>
            </w:rPr>
          </w:pPr>
          <w:ins w:id="19"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"_Toc243669607"</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4</w:t>
            </w:r>
            <w:r>
              <w:rPr>
                <w:rFonts w:eastAsiaTheme="minorEastAsia"/>
                <w:noProof/>
                <w:sz w:val="24"/>
                <w:szCs w:val="24"/>
                <w:lang w:eastAsia="en-IE"/>
              </w:rPr>
              <w:tab/>
            </w:r>
            <w:r w:rsidRPr="008926CA">
              <w:rPr>
                <w:rStyle w:val="Hyperlink"/>
                <w:noProof/>
              </w:rPr>
              <w:t>Aim and Objectives</w:t>
            </w:r>
            <w:r>
              <w:rPr>
                <w:noProof/>
                <w:webHidden/>
              </w:rPr>
              <w:tab/>
            </w:r>
            <w:r>
              <w:rPr>
                <w:noProof/>
                <w:webHidden/>
              </w:rPr>
              <w:fldChar w:fldCharType="begin"/>
            </w:r>
            <w:r>
              <w:rPr>
                <w:noProof/>
                <w:webHidden/>
              </w:rPr>
              <w:instrText xml:space="preserve"> PAGEREF _Toc243669607 \h </w:instrText>
            </w:r>
            <w:r>
              <w:rPr>
                <w:noProof/>
                <w:webHidden/>
              </w:rPr>
            </w:r>
            <w:r>
              <w:rPr>
                <w:noProof/>
                <w:webHidden/>
              </w:rPr>
              <w:fldChar w:fldCharType="separate"/>
            </w:r>
            <w:r>
              <w:rPr>
                <w:noProof/>
                <w:webHidden/>
              </w:rPr>
              <w:t>5</w:t>
            </w:r>
            <w:r>
              <w:rPr>
                <w:noProof/>
                <w:webHidden/>
              </w:rPr>
              <w:fldChar w:fldCharType="end"/>
            </w:r>
            <w:r w:rsidRPr="008926CA">
              <w:rPr>
                <w:rStyle w:val="Hyperlink"/>
                <w:noProof/>
              </w:rPr>
              <w:fldChar w:fldCharType="end"/>
            </w:r>
          </w:ins>
        </w:p>
        <w:p w14:paraId="03CA7639" w14:textId="5B824B27" w:rsidR="00F63247" w:rsidRDefault="00F63247">
          <w:pPr>
            <w:pStyle w:val="TOC1"/>
            <w:tabs>
              <w:tab w:val="left" w:pos="480"/>
              <w:tab w:val="right" w:leader="dot" w:pos="9016"/>
            </w:tabs>
            <w:rPr>
              <w:ins w:id="20" w:author="Rohit Singh" w:date="2026-10-23T17:39:00Z" w16du:dateUtc="2026-10-23T16:39:00Z"/>
              <w:rFonts w:eastAsiaTheme="minorEastAsia"/>
              <w:noProof/>
              <w:sz w:val="24"/>
              <w:szCs w:val="24"/>
              <w:lang w:eastAsia="en-IE"/>
            </w:rPr>
          </w:pPr>
          <w:ins w:id="21"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"_Toc243669608"</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5</w:t>
            </w:r>
            <w:r>
              <w:rPr>
                <w:rFonts w:eastAsiaTheme="minorEastAsia"/>
                <w:noProof/>
                <w:sz w:val="24"/>
                <w:szCs w:val="24"/>
                <w:lang w:eastAsia="en-IE"/>
              </w:rPr>
              <w:tab/>
            </w:r>
            <w:r w:rsidRPr="008926CA">
              <w:rPr>
                <w:rStyle w:val="Hyperlink"/>
                <w:noProof/>
              </w:rPr>
              <w:t>Scope</w:t>
            </w:r>
            <w:r>
              <w:rPr>
                <w:noProof/>
                <w:webHidden/>
              </w:rPr>
              <w:tab/>
            </w:r>
            <w:r>
              <w:rPr>
                <w:noProof/>
                <w:webHidden/>
              </w:rPr>
              <w:fldChar w:fldCharType="begin"/>
            </w:r>
            <w:r>
              <w:rPr>
                <w:noProof/>
                <w:webHidden/>
              </w:rPr>
              <w:instrText xml:space="preserve"> PAGEREF _Toc243669608 \h </w:instrText>
            </w:r>
            <w:r>
              <w:rPr>
                <w:noProof/>
                <w:webHidden/>
              </w:rPr>
            </w:r>
            <w:r>
              <w:rPr>
                <w:noProof/>
                <w:webHidden/>
              </w:rPr>
              <w:fldChar w:fldCharType="separate"/>
            </w:r>
            <w:r>
              <w:rPr>
                <w:noProof/>
                <w:webHidden/>
              </w:rPr>
              <w:t>5</w:t>
            </w:r>
            <w:r>
              <w:rPr>
                <w:noProof/>
                <w:webHidden/>
              </w:rPr>
              <w:fldChar w:fldCharType="end"/>
            </w:r>
            <w:r w:rsidRPr="008926CA">
              <w:rPr>
                <w:rStyle w:val="Hyperlink"/>
                <w:noProof/>
              </w:rPr>
              <w:fldChar w:fldCharType="end"/>
            </w:r>
          </w:ins>
        </w:p>
        <w:p w14:paraId="09261538" w14:textId="36827050" w:rsidR="00F63247" w:rsidRDefault="00F63247">
          <w:pPr>
            <w:pStyle w:val="TOC1"/>
            <w:tabs>
              <w:tab w:val="left" w:pos="480"/>
              <w:tab w:val="right" w:leader="dot" w:pos="9016"/>
            </w:tabs>
            <w:rPr>
              <w:ins w:id="22" w:author="Rohit Singh" w:date="2026-10-23T17:39:00Z" w16du:dateUtc="2026-10-23T16:39:00Z"/>
              <w:rFonts w:eastAsiaTheme="minorEastAsia"/>
              <w:noProof/>
              <w:sz w:val="24"/>
              <w:szCs w:val="24"/>
              <w:lang w:eastAsia="en-IE"/>
            </w:rPr>
          </w:pPr>
          <w:ins w:id="23"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"_Toc243669609"</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6</w:t>
            </w:r>
            <w:r>
              <w:rPr>
                <w:rFonts w:eastAsiaTheme="minorEastAsia"/>
                <w:noProof/>
                <w:sz w:val="24"/>
                <w:szCs w:val="24"/>
                <w:lang w:eastAsia="en-IE"/>
              </w:rPr>
              <w:tab/>
            </w:r>
            <w:r w:rsidRPr="008926CA">
              <w:rPr>
                <w:rStyle w:val="Hyperlink"/>
                <w:noProof/>
              </w:rPr>
              <w:t>Methodology &amp; Architecture</w:t>
            </w:r>
            <w:r>
              <w:rPr>
                <w:noProof/>
                <w:webHidden/>
              </w:rPr>
              <w:tab/>
            </w:r>
            <w:r>
              <w:rPr>
                <w:noProof/>
                <w:webHidden/>
              </w:rPr>
              <w:fldChar w:fldCharType="begin"/>
            </w:r>
            <w:r>
              <w:rPr>
                <w:noProof/>
                <w:webHidden/>
              </w:rPr>
              <w:instrText xml:space="preserve"> PAGEREF _Toc243669609 \h </w:instrText>
            </w:r>
            <w:r>
              <w:rPr>
                <w:noProof/>
                <w:webHidden/>
              </w:rPr>
            </w:r>
            <w:r>
              <w:rPr>
                <w:noProof/>
                <w:webHidden/>
              </w:rPr>
              <w:fldChar w:fldCharType="separate"/>
            </w:r>
            <w:r>
              <w:rPr>
                <w:noProof/>
                <w:webHidden/>
              </w:rPr>
              <w:t>6</w:t>
            </w:r>
            <w:r>
              <w:rPr>
                <w:noProof/>
                <w:webHidden/>
              </w:rPr>
              <w:fldChar w:fldCharType="end"/>
            </w:r>
            <w:r w:rsidRPr="008926CA">
              <w:rPr>
                <w:rStyle w:val="Hyperlink"/>
                <w:noProof/>
              </w:rPr>
              <w:fldChar w:fldCharType="end"/>
            </w:r>
          </w:ins>
        </w:p>
        <w:p w14:paraId="1508B4C7" w14:textId="4C7A98EF" w:rsidR="00F63247" w:rsidRDefault="00F63247">
          <w:pPr>
            <w:pStyle w:val="TOC1"/>
            <w:tabs>
              <w:tab w:val="left" w:pos="480"/>
              <w:tab w:val="right" w:leader="dot" w:pos="9016"/>
            </w:tabs>
            <w:rPr>
              <w:ins w:id="24" w:author="Rohit Singh" w:date="2026-10-23T17:39:00Z" w16du:dateUtc="2026-10-23T16:39:00Z"/>
              <w:rFonts w:eastAsiaTheme="minorEastAsia"/>
              <w:noProof/>
              <w:sz w:val="24"/>
              <w:szCs w:val="24"/>
              <w:lang w:eastAsia="en-IE"/>
            </w:rPr>
          </w:pPr>
          <w:ins w:id="25"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"_Toc243669610"</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7</w:t>
            </w:r>
            <w:r>
              <w:rPr>
                <w:rFonts w:eastAsiaTheme="minorEastAsia"/>
                <w:noProof/>
                <w:sz w:val="24"/>
                <w:szCs w:val="24"/>
                <w:lang w:eastAsia="en-IE"/>
              </w:rPr>
              <w:tab/>
            </w:r>
            <w:r w:rsidRPr="008926CA">
              <w:rPr>
                <w:rStyle w:val="Hyperlink"/>
                <w:noProof/>
              </w:rPr>
              <w:t>Data Sources</w:t>
            </w:r>
            <w:r>
              <w:rPr>
                <w:noProof/>
                <w:webHidden/>
              </w:rPr>
              <w:tab/>
            </w:r>
            <w:r>
              <w:rPr>
                <w:noProof/>
                <w:webHidden/>
              </w:rPr>
              <w:fldChar w:fldCharType="begin"/>
            </w:r>
            <w:r>
              <w:rPr>
                <w:noProof/>
                <w:webHidden/>
              </w:rPr>
              <w:instrText xml:space="preserve"> PAGEREF _Toc243669610 \h </w:instrText>
            </w:r>
            <w:r>
              <w:rPr>
                <w:noProof/>
                <w:webHidden/>
              </w:rPr>
            </w:r>
            <w:r>
              <w:rPr>
                <w:noProof/>
                <w:webHidden/>
              </w:rPr>
              <w:fldChar w:fldCharType="separate"/>
            </w:r>
            <w:r>
              <w:rPr>
                <w:noProof/>
                <w:webHidden/>
              </w:rPr>
              <w:t>7</w:t>
            </w:r>
            <w:r>
              <w:rPr>
                <w:noProof/>
                <w:webHidden/>
              </w:rPr>
              <w:fldChar w:fldCharType="end"/>
            </w:r>
            <w:r w:rsidRPr="008926CA">
              <w:rPr>
                <w:rStyle w:val="Hyperlink"/>
                <w:noProof/>
              </w:rPr>
              <w:fldChar w:fldCharType="end"/>
            </w:r>
          </w:ins>
        </w:p>
        <w:p w14:paraId="0A0BE8F3" w14:textId="2C3B9D6A" w:rsidR="00F63247" w:rsidRDefault="00F63247">
          <w:pPr>
            <w:pStyle w:val="TOC1"/>
            <w:tabs>
              <w:tab w:val="left" w:pos="480"/>
              <w:tab w:val="right" w:leader="dot" w:pos="9016"/>
            </w:tabs>
            <w:rPr>
              <w:ins w:id="26" w:author="Rohit Singh" w:date="2026-10-23T17:39:00Z" w16du:dateUtc="2026-10-23T16:39:00Z"/>
              <w:rFonts w:eastAsiaTheme="minorEastAsia"/>
              <w:noProof/>
              <w:sz w:val="24"/>
              <w:szCs w:val="24"/>
              <w:lang w:eastAsia="en-IE"/>
            </w:rPr>
          </w:pPr>
          <w:ins w:id="27"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"_Toc243669611"</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8</w:t>
            </w:r>
            <w:r>
              <w:rPr>
                <w:rFonts w:eastAsiaTheme="minorEastAsia"/>
                <w:noProof/>
                <w:sz w:val="24"/>
                <w:szCs w:val="24"/>
                <w:lang w:eastAsia="en-IE"/>
              </w:rPr>
              <w:tab/>
            </w:r>
            <w:r w:rsidRPr="008926CA">
              <w:rPr>
                <w:rStyle w:val="Hyperlink"/>
                <w:noProof/>
              </w:rPr>
              <w:t>Expected Deliverables (Semester 1 &amp; 2)</w:t>
            </w:r>
            <w:r>
              <w:rPr>
                <w:noProof/>
                <w:webHidden/>
              </w:rPr>
              <w:tab/>
            </w:r>
            <w:r>
              <w:rPr>
                <w:noProof/>
                <w:webHidden/>
              </w:rPr>
              <w:fldChar w:fldCharType="begin"/>
            </w:r>
            <w:r>
              <w:rPr>
                <w:noProof/>
                <w:webHidden/>
              </w:rPr>
              <w:instrText xml:space="preserve"> PAGEREF _Toc243669611 \h </w:instrText>
            </w:r>
            <w:r>
              <w:rPr>
                <w:noProof/>
                <w:webHidden/>
              </w:rPr>
            </w:r>
            <w:r>
              <w:rPr>
                <w:noProof/>
                <w:webHidden/>
              </w:rPr>
              <w:fldChar w:fldCharType="separate"/>
            </w:r>
            <w:r>
              <w:rPr>
                <w:noProof/>
                <w:webHidden/>
              </w:rPr>
              <w:t>8</w:t>
            </w:r>
            <w:r>
              <w:rPr>
                <w:noProof/>
                <w:webHidden/>
              </w:rPr>
              <w:fldChar w:fldCharType="end"/>
            </w:r>
            <w:r w:rsidRPr="008926CA">
              <w:rPr>
                <w:rStyle w:val="Hyperlink"/>
                <w:noProof/>
              </w:rPr>
              <w:fldChar w:fldCharType="end"/>
            </w:r>
          </w:ins>
        </w:p>
        <w:p w14:paraId="05F45DAA" w14:textId="154CE57F" w:rsidR="00F63247" w:rsidRDefault="00F63247">
          <w:pPr>
            <w:pStyle w:val="TOC1"/>
            <w:tabs>
              <w:tab w:val="left" w:pos="480"/>
              <w:tab w:val="right" w:leader="dot" w:pos="9016"/>
            </w:tabs>
            <w:rPr>
              <w:ins w:id="28" w:author="Rohit Singh" w:date="2026-10-23T17:39:00Z" w16du:dateUtc="2026-10-23T16:39:00Z"/>
              <w:rFonts w:eastAsiaTheme="minorEastAsia"/>
              <w:noProof/>
              <w:sz w:val="24"/>
              <w:szCs w:val="24"/>
              <w:lang w:eastAsia="en-IE"/>
            </w:rPr>
          </w:pPr>
          <w:ins w:id="29"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"_Toc243669612"</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9</w:t>
            </w:r>
            <w:r>
              <w:rPr>
                <w:rFonts w:eastAsiaTheme="minorEastAsia"/>
                <w:noProof/>
                <w:sz w:val="24"/>
                <w:szCs w:val="24"/>
                <w:lang w:eastAsia="en-IE"/>
              </w:rPr>
              <w:tab/>
            </w:r>
            <w:r w:rsidRPr="008926CA">
              <w:rPr>
                <w:rStyle w:val="Hyperlink"/>
                <w:noProof/>
              </w:rPr>
              <w:t>Project Timeline</w:t>
            </w:r>
            <w:r>
              <w:rPr>
                <w:noProof/>
                <w:webHidden/>
              </w:rPr>
              <w:tab/>
            </w:r>
            <w:r>
              <w:rPr>
                <w:noProof/>
                <w:webHidden/>
              </w:rPr>
              <w:fldChar w:fldCharType="begin"/>
            </w:r>
            <w:r>
              <w:rPr>
                <w:noProof/>
                <w:webHidden/>
              </w:rPr>
              <w:instrText xml:space="preserve"> PAGEREF _Toc243669612 \h </w:instrText>
            </w:r>
            <w:r>
              <w:rPr>
                <w:noProof/>
                <w:webHidden/>
              </w:rPr>
            </w:r>
            <w:r>
              <w:rPr>
                <w:noProof/>
                <w:webHidden/>
              </w:rPr>
              <w:fldChar w:fldCharType="separate"/>
            </w:r>
            <w:r>
              <w:rPr>
                <w:noProof/>
                <w:webHidden/>
              </w:rPr>
              <w:t>9</w:t>
            </w:r>
            <w:r>
              <w:rPr>
                <w:noProof/>
                <w:webHidden/>
              </w:rPr>
              <w:fldChar w:fldCharType="end"/>
            </w:r>
            <w:r w:rsidRPr="008926CA">
              <w:rPr>
                <w:rStyle w:val="Hyperlink"/>
                <w:noProof/>
              </w:rPr>
              <w:fldChar w:fldCharType="end"/>
            </w:r>
          </w:ins>
        </w:p>
        <w:p w14:paraId="0AB9FCC2" w14:textId="0487D897" w:rsidR="00F63247" w:rsidRDefault="00F63247">
          <w:pPr>
            <w:pStyle w:val="TOC1"/>
            <w:tabs>
              <w:tab w:val="left" w:pos="480"/>
              <w:tab w:val="right" w:leader="dot" w:pos="9016"/>
            </w:tabs>
            <w:rPr>
              <w:ins w:id="30" w:author="Rohit Singh" w:date="2026-10-23T17:39:00Z" w16du:dateUtc="2026-10-23T16:39:00Z"/>
              <w:rFonts w:eastAsiaTheme="minorEastAsia"/>
              <w:noProof/>
              <w:sz w:val="24"/>
              <w:szCs w:val="24"/>
              <w:lang w:eastAsia="en-IE"/>
            </w:rPr>
          </w:pPr>
          <w:ins w:id="31" w:author="Rohit Singh" w:date="2026-10-23T17:39:00Z" w16du:dateUtc="2026-10-23T16:39:00Z">
            <w:r w:rsidRPr="008926CA">
              <w:rPr>
                <w:rStyle w:val="Hyperlink"/>
                <w:noProof/>
              </w:rPr>
              <w:fldChar w:fldCharType="begin"/>
            </w:r>
            <w:r w:rsidRPr="008926CA">
              <w:rPr>
                <w:rStyle w:val="Hyperlink"/>
                <w:noProof/>
              </w:rPr>
              <w:instrText xml:space="preserve"> </w:instrText>
            </w:r>
            <w:r>
              <w:rPr>
                <w:noProof/>
              </w:rPr>
              <w:instrText>HYPERLINK \l "_Toc243669613"</w:instrText>
            </w:r>
            <w:r w:rsidRPr="008926CA">
              <w:rPr>
                <w:rStyle w:val="Hyperlink"/>
                <w:noProof/>
              </w:rPr>
              <w:instrText xml:space="preserve"> </w:instrText>
            </w:r>
            <w:r w:rsidRPr="008926CA">
              <w:rPr>
                <w:rStyle w:val="Hyperlink"/>
                <w:noProof/>
              </w:rPr>
            </w:r>
            <w:r w:rsidRPr="008926CA">
              <w:rPr>
                <w:rStyle w:val="Hyperlink"/>
                <w:noProof/>
              </w:rPr>
              <w:fldChar w:fldCharType="separate"/>
            </w:r>
            <w:r w:rsidRPr="008926CA">
              <w:rPr>
                <w:rStyle w:val="Hyperlink"/>
                <w:noProof/>
              </w:rPr>
              <w:t>10</w:t>
            </w:r>
            <w:r>
              <w:rPr>
                <w:rFonts w:eastAsiaTheme="minorEastAsia"/>
                <w:noProof/>
                <w:sz w:val="24"/>
                <w:szCs w:val="24"/>
                <w:lang w:eastAsia="en-IE"/>
              </w:rPr>
              <w:tab/>
            </w:r>
            <w:r w:rsidRPr="008926CA">
              <w:rPr>
                <w:rStyle w:val="Hyperlink"/>
                <w:noProof/>
              </w:rPr>
              <w:t>Ethical and Legal Considerations</w:t>
            </w:r>
            <w:r>
              <w:rPr>
                <w:noProof/>
                <w:webHidden/>
              </w:rPr>
              <w:tab/>
            </w:r>
            <w:r>
              <w:rPr>
                <w:noProof/>
                <w:webHidden/>
              </w:rPr>
              <w:fldChar w:fldCharType="begin"/>
            </w:r>
            <w:r>
              <w:rPr>
                <w:noProof/>
                <w:webHidden/>
              </w:rPr>
              <w:instrText xml:space="preserve"> PAGEREF _Toc243669613 \h </w:instrText>
            </w:r>
            <w:r>
              <w:rPr>
                <w:noProof/>
                <w:webHidden/>
              </w:rPr>
            </w:r>
            <w:r>
              <w:rPr>
                <w:noProof/>
                <w:webHidden/>
              </w:rPr>
              <w:fldChar w:fldCharType="separate"/>
            </w:r>
            <w:r>
              <w:rPr>
                <w:noProof/>
                <w:webHidden/>
              </w:rPr>
              <w:t>9</w:t>
            </w:r>
            <w:r>
              <w:rPr>
                <w:noProof/>
                <w:webHidden/>
              </w:rPr>
              <w:fldChar w:fldCharType="end"/>
            </w:r>
            <w:r w:rsidRPr="008926CA">
              <w:rPr>
                <w:rStyle w:val="Hyperlink"/>
                <w:noProof/>
              </w:rPr>
              <w:fldChar w:fldCharType="end"/>
            </w:r>
          </w:ins>
        </w:p>
        <w:p w14:paraId="5472CA16" w14:textId="1C224238" w:rsidR="00560D71" w:rsidDel="00F63247" w:rsidRDefault="00560D71">
          <w:pPr>
            <w:pStyle w:val="TOC1"/>
            <w:tabs>
              <w:tab w:val="left" w:pos="480"/>
              <w:tab w:val="right" w:leader="dot" w:pos="9016"/>
            </w:tabs>
            <w:rPr>
              <w:del w:id="32" w:author="Rohit Singh" w:date="2026-10-23T17:39:00Z" w16du:dateUtc="2026-10-23T16:39:00Z"/>
              <w:rFonts w:eastAsiaTheme="minorEastAsia"/>
              <w:noProof/>
              <w:sz w:val="24"/>
              <w:szCs w:val="24"/>
              <w:lang w:eastAsia="en-IE"/>
            </w:rPr>
          </w:pPr>
          <w:del w:id="33" w:author="Rohit Singh" w:date="2026-10-23T17:39:00Z" w16du:dateUtc="2026-10-23T16:39:00Z">
            <w:r w:rsidRPr="00F63247" w:rsidDel="00F63247">
              <w:rPr>
                <w:noProof/>
                <w:rPrChange w:id="34" w:author="Rohit Singh" w:date="2026-10-23T17:39:00Z" w16du:dateUtc="2026-10-23T16:39:00Z">
                  <w:rPr>
                    <w:rStyle w:val="Hyperlink"/>
                    <w:noProof/>
                  </w:rPr>
                </w:rPrChange>
              </w:rPr>
              <w:delText>1</w:delText>
            </w:r>
            <w:r w:rsidDel="00F63247">
              <w:rPr>
                <w:rFonts w:eastAsiaTheme="minorEastAsia"/>
                <w:noProof/>
                <w:sz w:val="24"/>
                <w:szCs w:val="24"/>
                <w:lang w:eastAsia="en-IE"/>
              </w:rPr>
              <w:tab/>
            </w:r>
            <w:r w:rsidRPr="00F63247" w:rsidDel="00F63247">
              <w:rPr>
                <w:noProof/>
                <w:rPrChange w:id="35" w:author="Rohit Singh" w:date="2026-10-23T17:39:00Z" w16du:dateUtc="2026-10-23T16:39:00Z">
                  <w:rPr>
                    <w:rStyle w:val="Hyperlink"/>
                    <w:noProof/>
                  </w:rPr>
                </w:rPrChange>
              </w:rPr>
              <w:delText>Project Title</w:delText>
            </w:r>
            <w:r w:rsidDel="00F63247">
              <w:rPr>
                <w:noProof/>
                <w:webHidden/>
              </w:rPr>
              <w:tab/>
              <w:delText>4</w:delText>
            </w:r>
          </w:del>
        </w:p>
        <w:p w14:paraId="52BF9325" w14:textId="2BE008D0" w:rsidR="00560D71" w:rsidDel="00F63247" w:rsidRDefault="00560D71">
          <w:pPr>
            <w:pStyle w:val="TOC1"/>
            <w:tabs>
              <w:tab w:val="left" w:pos="480"/>
              <w:tab w:val="right" w:leader="dot" w:pos="9016"/>
            </w:tabs>
            <w:rPr>
              <w:del w:id="36" w:author="Rohit Singh" w:date="2026-10-23T17:39:00Z" w16du:dateUtc="2026-10-23T16:39:00Z"/>
              <w:rFonts w:eastAsiaTheme="minorEastAsia"/>
              <w:noProof/>
              <w:sz w:val="24"/>
              <w:szCs w:val="24"/>
              <w:lang w:eastAsia="en-IE"/>
            </w:rPr>
          </w:pPr>
          <w:del w:id="37" w:author="Rohit Singh" w:date="2026-10-23T17:39:00Z" w16du:dateUtc="2026-10-23T16:39:00Z">
            <w:r w:rsidRPr="00F63247" w:rsidDel="00F63247">
              <w:rPr>
                <w:noProof/>
                <w:rPrChange w:id="38" w:author="Rohit Singh" w:date="2026-10-23T17:39:00Z" w16du:dateUtc="2026-10-23T16:39:00Z">
                  <w:rPr>
                    <w:rStyle w:val="Hyperlink"/>
                    <w:noProof/>
                  </w:rPr>
                </w:rPrChange>
              </w:rPr>
              <w:delText>2</w:delText>
            </w:r>
            <w:r w:rsidDel="00F63247">
              <w:rPr>
                <w:rFonts w:eastAsiaTheme="minorEastAsia"/>
                <w:noProof/>
                <w:sz w:val="24"/>
                <w:szCs w:val="24"/>
                <w:lang w:eastAsia="en-IE"/>
              </w:rPr>
              <w:tab/>
            </w:r>
            <w:r w:rsidRPr="00F63247" w:rsidDel="00F63247">
              <w:rPr>
                <w:noProof/>
                <w:rPrChange w:id="39" w:author="Rohit Singh" w:date="2026-10-23T17:39:00Z" w16du:dateUtc="2026-10-23T16:39:00Z">
                  <w:rPr>
                    <w:rStyle w:val="Hyperlink"/>
                    <w:noProof/>
                  </w:rPr>
                </w:rPrChange>
              </w:rPr>
              <w:delText>Introduction</w:delText>
            </w:r>
            <w:r w:rsidDel="00F63247">
              <w:rPr>
                <w:noProof/>
                <w:webHidden/>
              </w:rPr>
              <w:tab/>
              <w:delText>4</w:delText>
            </w:r>
          </w:del>
        </w:p>
        <w:p w14:paraId="1A7CD486" w14:textId="387C10EC" w:rsidR="00560D71" w:rsidDel="00F63247" w:rsidRDefault="00560D71">
          <w:pPr>
            <w:pStyle w:val="TOC1"/>
            <w:tabs>
              <w:tab w:val="left" w:pos="480"/>
              <w:tab w:val="right" w:leader="dot" w:pos="9016"/>
            </w:tabs>
            <w:rPr>
              <w:del w:id="40" w:author="Rohit Singh" w:date="2026-10-23T17:39:00Z" w16du:dateUtc="2026-10-23T16:39:00Z"/>
              <w:rFonts w:eastAsiaTheme="minorEastAsia"/>
              <w:noProof/>
              <w:sz w:val="24"/>
              <w:szCs w:val="24"/>
              <w:lang w:eastAsia="en-IE"/>
            </w:rPr>
          </w:pPr>
          <w:del w:id="41" w:author="Rohit Singh" w:date="2026-10-23T17:39:00Z" w16du:dateUtc="2026-10-23T16:39:00Z">
            <w:r w:rsidRPr="00F63247" w:rsidDel="00F63247">
              <w:rPr>
                <w:noProof/>
                <w:rPrChange w:id="42" w:author="Rohit Singh" w:date="2026-10-23T17:39:00Z" w16du:dateUtc="2026-10-23T16:39:00Z">
                  <w:rPr>
                    <w:rStyle w:val="Hyperlink"/>
                    <w:noProof/>
                  </w:rPr>
                </w:rPrChange>
              </w:rPr>
              <w:delText>3</w:delText>
            </w:r>
            <w:r w:rsidDel="00F63247">
              <w:rPr>
                <w:rFonts w:eastAsiaTheme="minorEastAsia"/>
                <w:noProof/>
                <w:sz w:val="24"/>
                <w:szCs w:val="24"/>
                <w:lang w:eastAsia="en-IE"/>
              </w:rPr>
              <w:tab/>
            </w:r>
            <w:r w:rsidRPr="00F63247" w:rsidDel="00F63247">
              <w:rPr>
                <w:noProof/>
                <w:rPrChange w:id="43" w:author="Rohit Singh" w:date="2026-10-23T17:39:00Z" w16du:dateUtc="2026-10-23T16:39:00Z">
                  <w:rPr>
                    <w:rStyle w:val="Hyperlink"/>
                    <w:noProof/>
                  </w:rPr>
                </w:rPrChange>
              </w:rPr>
              <w:delText>Problem Definition</w:delText>
            </w:r>
            <w:r w:rsidDel="00F63247">
              <w:rPr>
                <w:noProof/>
                <w:webHidden/>
              </w:rPr>
              <w:tab/>
              <w:delText>4</w:delText>
            </w:r>
          </w:del>
        </w:p>
        <w:p w14:paraId="41F1E99A" w14:textId="641F5AB0" w:rsidR="00560D71" w:rsidDel="00F63247" w:rsidRDefault="00560D71">
          <w:pPr>
            <w:pStyle w:val="TOC1"/>
            <w:tabs>
              <w:tab w:val="left" w:pos="480"/>
              <w:tab w:val="right" w:leader="dot" w:pos="9016"/>
            </w:tabs>
            <w:rPr>
              <w:del w:id="44" w:author="Rohit Singh" w:date="2026-10-23T17:39:00Z" w16du:dateUtc="2026-10-23T16:39:00Z"/>
              <w:rFonts w:eastAsiaTheme="minorEastAsia"/>
              <w:noProof/>
              <w:sz w:val="24"/>
              <w:szCs w:val="24"/>
              <w:lang w:eastAsia="en-IE"/>
            </w:rPr>
          </w:pPr>
          <w:del w:id="45" w:author="Rohit Singh" w:date="2026-10-23T17:39:00Z" w16du:dateUtc="2026-10-23T16:39:00Z">
            <w:r w:rsidRPr="00F63247" w:rsidDel="00F63247">
              <w:rPr>
                <w:noProof/>
                <w:rPrChange w:id="46" w:author="Rohit Singh" w:date="2026-10-23T17:39:00Z" w16du:dateUtc="2026-10-23T16:39:00Z">
                  <w:rPr>
                    <w:rStyle w:val="Hyperlink"/>
                    <w:noProof/>
                  </w:rPr>
                </w:rPrChange>
              </w:rPr>
              <w:delText>4</w:delText>
            </w:r>
            <w:r w:rsidDel="00F63247">
              <w:rPr>
                <w:rFonts w:eastAsiaTheme="minorEastAsia"/>
                <w:noProof/>
                <w:sz w:val="24"/>
                <w:szCs w:val="24"/>
                <w:lang w:eastAsia="en-IE"/>
              </w:rPr>
              <w:tab/>
            </w:r>
            <w:r w:rsidRPr="00F63247" w:rsidDel="00F63247">
              <w:rPr>
                <w:noProof/>
                <w:rPrChange w:id="47" w:author="Rohit Singh" w:date="2026-10-23T17:39:00Z" w16du:dateUtc="2026-10-23T16:39:00Z">
                  <w:rPr>
                    <w:rStyle w:val="Hyperlink"/>
                    <w:noProof/>
                  </w:rPr>
                </w:rPrChange>
              </w:rPr>
              <w:delText>Aim and Objectives</w:delText>
            </w:r>
            <w:r w:rsidDel="00F63247">
              <w:rPr>
                <w:noProof/>
                <w:webHidden/>
              </w:rPr>
              <w:tab/>
              <w:delText>5</w:delText>
            </w:r>
          </w:del>
        </w:p>
        <w:p w14:paraId="789B9960" w14:textId="55B0EF29" w:rsidR="00560D71" w:rsidDel="00F63247" w:rsidRDefault="00560D71">
          <w:pPr>
            <w:pStyle w:val="TOC1"/>
            <w:tabs>
              <w:tab w:val="left" w:pos="480"/>
              <w:tab w:val="right" w:leader="dot" w:pos="9016"/>
            </w:tabs>
            <w:rPr>
              <w:del w:id="48" w:author="Rohit Singh" w:date="2026-10-23T17:39:00Z" w16du:dateUtc="2026-10-23T16:39:00Z"/>
              <w:rFonts w:eastAsiaTheme="minorEastAsia"/>
              <w:noProof/>
              <w:sz w:val="24"/>
              <w:szCs w:val="24"/>
              <w:lang w:eastAsia="en-IE"/>
            </w:rPr>
          </w:pPr>
          <w:del w:id="49" w:author="Rohit Singh" w:date="2026-10-23T17:39:00Z" w16du:dateUtc="2026-10-23T16:39:00Z">
            <w:r w:rsidRPr="00F63247" w:rsidDel="00F63247">
              <w:rPr>
                <w:noProof/>
                <w:rPrChange w:id="50" w:author="Rohit Singh" w:date="2026-10-23T17:39:00Z" w16du:dateUtc="2026-10-23T16:39:00Z">
                  <w:rPr>
                    <w:rStyle w:val="Hyperlink"/>
                    <w:noProof/>
                  </w:rPr>
                </w:rPrChange>
              </w:rPr>
              <w:delText>5</w:delText>
            </w:r>
            <w:r w:rsidDel="00F63247">
              <w:rPr>
                <w:rFonts w:eastAsiaTheme="minorEastAsia"/>
                <w:noProof/>
                <w:sz w:val="24"/>
                <w:szCs w:val="24"/>
                <w:lang w:eastAsia="en-IE"/>
              </w:rPr>
              <w:tab/>
            </w:r>
            <w:r w:rsidRPr="00F63247" w:rsidDel="00F63247">
              <w:rPr>
                <w:noProof/>
                <w:rPrChange w:id="51" w:author="Rohit Singh" w:date="2026-10-23T17:39:00Z" w16du:dateUtc="2026-10-23T16:39:00Z">
                  <w:rPr>
                    <w:rStyle w:val="Hyperlink"/>
                    <w:noProof/>
                  </w:rPr>
                </w:rPrChange>
              </w:rPr>
              <w:delText>Scope</w:delText>
            </w:r>
            <w:r w:rsidDel="00F63247">
              <w:rPr>
                <w:noProof/>
                <w:webHidden/>
              </w:rPr>
              <w:tab/>
              <w:delText>5</w:delText>
            </w:r>
          </w:del>
        </w:p>
        <w:p w14:paraId="79DECC2C" w14:textId="5E1E98F4" w:rsidR="00560D71" w:rsidRDefault="00560D71">
          <w:pPr>
            <w:rPr>
              <w:ins w:id="52" w:author="Rohit Singh" w:date="2026-10-15T10:54:00Z" w16du:dateUtc="2026-10-15T09:54:00Z"/>
            </w:rPr>
          </w:pPr>
          <w:ins w:id="53" w:author="Rohit Singh" w:date="2026-10-15T10:54:00Z" w16du:dateUtc="2026-10-15T09:54:00Z">
            <w:r>
              <w:rPr>
                <w:b/>
                <w:bCs/>
                <w:noProof/>
              </w:rPr>
              <w:fldChar w:fldCharType="end"/>
            </w:r>
          </w:ins>
        </w:p>
        <w:customXmlInsRangeStart w:id="54" w:author="Rohit Singh" w:date="2026-10-15T10:54:00Z"/>
      </w:sdtContent>
    </w:sdt>
    <w:customXmlInsRangeEnd w:id="54"/>
    <w:p w14:paraId="6F1C6CCB" w14:textId="77777777" w:rsidR="00EF6DDA" w:rsidRDefault="00EF6DDA">
      <w:pPr>
        <w:rPr>
          <w:ins w:id="55" w:author="Rohit Singh" w:date="2026-10-15T10:54:00Z" w16du:dateUtc="2026-10-15T09:54:00Z"/>
          <w:rFonts w:asciiTheme="majorHAnsi" w:eastAsiaTheme="majorEastAsia" w:hAnsiTheme="majorHAnsi" w:cstheme="majorBidi"/>
          <w:color w:val="0F4761" w:themeColor="accent1" w:themeShade="BF"/>
          <w:sz w:val="40"/>
          <w:szCs w:val="40"/>
        </w:rPr>
      </w:pPr>
      <w:ins w:id="56" w:author="Rohit Singh" w:date="2026-10-15T10:54:00Z" w16du:dateUtc="2026-10-15T09:54:00Z">
        <w:r>
          <w:br w:type="page"/>
        </w:r>
      </w:ins>
    </w:p>
    <w:p w14:paraId="52B3BBEF" w14:textId="5A4DA0BE" w:rsidR="008E5D25" w:rsidRDefault="008E5D25" w:rsidP="00F52C97">
      <w:pPr>
        <w:pStyle w:val="Heading1"/>
      </w:pPr>
      <w:bookmarkStart w:id="57" w:name="_Toc243669603"/>
      <w:r w:rsidRPr="00F52C97">
        <w:lastRenderedPageBreak/>
        <w:t>Project Title</w:t>
      </w:r>
      <w:bookmarkEnd w:id="57"/>
    </w:p>
    <w:p w14:paraId="42A01FAF" w14:textId="3BD8B8F7" w:rsidR="00B73165" w:rsidRPr="00DD5DAA" w:rsidRDefault="00A509D1" w:rsidP="00B73165">
      <w:pPr>
        <w:rPr>
          <w:b/>
          <w:bCs/>
          <w:rPrChange w:id="58" w:author="Rohit Singh" w:date="2026-10-12T21:32:00Z" w16du:dateUtc="2026-10-12T20:32:00Z">
            <w:rPr/>
          </w:rPrChange>
        </w:rPr>
      </w:pPr>
      <w:ins w:id="59" w:author="Rohit Singh" w:date="2026-10-12T21:30:00Z" w16du:dateUtc="2026-10-12T20:30:00Z">
        <w:r w:rsidRPr="00DD5DAA">
          <w:rPr>
            <w:b/>
            <w:bCs/>
            <w:rPrChange w:id="60" w:author="Rohit Singh" w:date="2026-10-12T21:32:00Z" w16du:dateUtc="2026-10-12T20:32:00Z">
              <w:rPr/>
            </w:rPrChange>
          </w:rPr>
          <w:t>Predictive Analytics for Electric Vehicle Charging Infrastructur</w:t>
        </w:r>
      </w:ins>
      <w:ins w:id="61" w:author="Rohit Singh" w:date="2026-10-12T21:31:00Z" w16du:dateUtc="2026-10-12T20:31:00Z">
        <w:r w:rsidRPr="00DD5DAA">
          <w:rPr>
            <w:b/>
            <w:bCs/>
            <w:rPrChange w:id="62" w:author="Rohit Singh" w:date="2026-10-12T21:32:00Z" w16du:dateUtc="2026-10-12T20:32:00Z">
              <w:rPr/>
            </w:rPrChange>
          </w:rPr>
          <w:t>e</w:t>
        </w:r>
        <w:r w:rsidR="00C841B0" w:rsidRPr="00DD5DAA">
          <w:rPr>
            <w:b/>
            <w:bCs/>
            <w:rPrChange w:id="63" w:author="Rohit Singh" w:date="2026-10-12T21:32:00Z" w16du:dateUtc="2026-10-12T20:32:00Z">
              <w:rPr/>
            </w:rPrChange>
          </w:rPr>
          <w:t>: Supporting Strategic Public-Private Planning in Ireland</w:t>
        </w:r>
      </w:ins>
    </w:p>
    <w:p w14:paraId="543D98B1" w14:textId="20CD51FD" w:rsidR="008E5D25" w:rsidRPr="00912B8D" w:rsidRDefault="008E5D25" w:rsidP="008E5D25">
      <w:pPr>
        <w:rPr>
          <w:sz w:val="24"/>
          <w:szCs w:val="24"/>
        </w:rPr>
      </w:pPr>
    </w:p>
    <w:p w14:paraId="5A17991D" w14:textId="13CB2112" w:rsidR="008E5D25" w:rsidRDefault="008E5D25" w:rsidP="00F52C97">
      <w:pPr>
        <w:pStyle w:val="Heading1"/>
      </w:pPr>
      <w:bookmarkStart w:id="64" w:name="_Toc243669604"/>
      <w:r w:rsidRPr="008E5D25">
        <w:t>Introduction</w:t>
      </w:r>
      <w:bookmarkEnd w:id="64"/>
    </w:p>
    <w:p w14:paraId="3DBF47AA" w14:textId="77777777" w:rsidR="00EB12E5" w:rsidRPr="008E5D25" w:rsidRDefault="00EB12E5" w:rsidP="00EB12E5">
      <w:pPr>
        <w:rPr>
          <w:ins w:id="65" w:author="Rohit Singh" w:date="2026-10-12T21:32:00Z" w16du:dateUtc="2026-10-12T20:32:00Z"/>
        </w:rPr>
      </w:pPr>
      <w:ins w:id="66" w:author="Rohit Singh" w:date="2026-10-12T21:32:00Z" w16du:dateUtc="2026-10-12T20:32:00Z">
        <w:r w:rsidRPr="008E5D25">
          <w:t>Ireland’s Climate Action Plan sets an ambitious target of transitioning to sustainable transportation, targeting over 950,000 electric vehicles (EVs) on Irish roads by 2030. Achieving this target requires a proportional expansion of robust, accessible, and reliably placed public charging infrastructure across all local electoral areas and municipal regions.</w:t>
        </w:r>
      </w:ins>
    </w:p>
    <w:p w14:paraId="6E2D28EF" w14:textId="77777777" w:rsidR="00EB12E5" w:rsidRPr="008E5D25" w:rsidRDefault="00EB12E5" w:rsidP="00EB12E5">
      <w:pPr>
        <w:rPr>
          <w:ins w:id="67" w:author="Rohit Singh" w:date="2026-10-12T21:32:00Z" w16du:dateUtc="2026-10-12T20:32:00Z"/>
        </w:rPr>
      </w:pPr>
      <w:ins w:id="68" w:author="Rohit Singh" w:date="2026-10-12T21:32:00Z" w16du:dateUtc="2026-10-12T20:32:00Z">
        <w:r w:rsidRPr="008E5D25">
          <w:t>Currently, local authorities, energy providers, and private operators face significant challenges in determining optimal geographic and capacity allocation for new EV charging stations. Misalignments between rapid vehicle adoption and infrastructure deployment result in severe localized congestion in high-adoption zones and underutilized capital investments in lower-demand corridors.</w:t>
        </w:r>
      </w:ins>
    </w:p>
    <w:p w14:paraId="55885368" w14:textId="77777777" w:rsidR="00EB12E5" w:rsidRPr="008E5D25" w:rsidRDefault="00EB12E5" w:rsidP="00EB12E5">
      <w:pPr>
        <w:rPr>
          <w:ins w:id="69" w:author="Rohit Singh" w:date="2026-10-12T21:32:00Z" w16du:dateUtc="2026-10-12T20:32:00Z"/>
        </w:rPr>
      </w:pPr>
      <w:ins w:id="70" w:author="Rohit Singh" w:date="2026-10-12T21:32:00Z" w16du:dateUtc="2026-10-12T20:32:00Z">
        <w:r w:rsidRPr="008E5D25">
          <w:t>This project addresses this critical infrastructure gap through data analytics and predictive modelling. By synthesizing public vehicle registration statistics, demographic metrics, and spatial charging station locations published on the Irish open data portal (</w:t>
        </w:r>
        <w:r w:rsidRPr="008E5D25">
          <w:rPr>
            <w:i/>
            <w:iCs/>
          </w:rPr>
          <w:t>data.gov.ie</w:t>
        </w:r>
        <w:r w:rsidRPr="008E5D25">
          <w:t>), this initiative delivers a predictive framework to forecast charging demand scores and infrastructure deficits across Irish counties.</w:t>
        </w:r>
      </w:ins>
    </w:p>
    <w:p w14:paraId="0F85B922" w14:textId="6DF780B9" w:rsidR="006901E7" w:rsidRPr="006901E7" w:rsidDel="00EB12E5" w:rsidRDefault="006901E7" w:rsidP="006901E7">
      <w:pPr>
        <w:rPr>
          <w:del w:id="71" w:author="Rohit Singh" w:date="2026-10-12T21:32:00Z" w16du:dateUtc="2026-10-12T20:32:00Z"/>
        </w:rPr>
      </w:pPr>
      <w:bookmarkStart w:id="72" w:name="_Toc242954058"/>
      <w:bookmarkStart w:id="73" w:name="_Toc243669605"/>
      <w:bookmarkEnd w:id="72"/>
      <w:bookmarkEnd w:id="73"/>
    </w:p>
    <w:p w14:paraId="7878EFE2" w14:textId="0E919822" w:rsidR="008E5D25" w:rsidRDefault="008E5D25" w:rsidP="00F52C97">
      <w:pPr>
        <w:pStyle w:val="Heading1"/>
      </w:pPr>
      <w:bookmarkStart w:id="74" w:name="_Toc243669606"/>
      <w:r w:rsidRPr="008E5D25">
        <w:t>Problem Definition</w:t>
      </w:r>
      <w:bookmarkEnd w:id="74"/>
    </w:p>
    <w:p w14:paraId="63082AB0" w14:textId="77777777" w:rsidR="00635C55" w:rsidRPr="008E5D25" w:rsidRDefault="00635C55" w:rsidP="00635C55">
      <w:pPr>
        <w:rPr>
          <w:ins w:id="75" w:author="Rohit Singh" w:date="2026-10-12T21:32:00Z" w16du:dateUtc="2026-10-12T20:32:00Z"/>
        </w:rPr>
      </w:pPr>
      <w:ins w:id="76" w:author="Rohit Singh" w:date="2026-10-12T21:32:00Z" w16du:dateUtc="2026-10-12T20:32:00Z">
        <w:r w:rsidRPr="008E5D25">
          <w:t>The primary business problem investigated in this project is the lack of empirical, data-driven forecasting tools to guide public and private capital expenditure in EV charging infrastructure across Ireland.</w:t>
        </w:r>
      </w:ins>
    </w:p>
    <w:p w14:paraId="4B5A934E" w14:textId="77777777" w:rsidR="00635C55" w:rsidRPr="008E5D25" w:rsidRDefault="00635C55" w:rsidP="00635C55">
      <w:pPr>
        <w:rPr>
          <w:ins w:id="77" w:author="Rohit Singh" w:date="2026-10-12T21:32:00Z" w16du:dateUtc="2026-10-12T20:32:00Z"/>
          <w:b/>
          <w:bCs/>
        </w:rPr>
      </w:pPr>
      <w:ins w:id="78" w:author="Rohit Singh" w:date="2026-10-12T21:32:00Z" w16du:dateUtc="2026-10-12T20:32:00Z">
        <w:r w:rsidRPr="008E5D25">
          <w:rPr>
            <w:b/>
            <w:bCs/>
          </w:rPr>
          <w:t>Business Impact</w:t>
        </w:r>
      </w:ins>
    </w:p>
    <w:p w14:paraId="6CD1EA5B" w14:textId="77777777" w:rsidR="00635C55" w:rsidRPr="008E5D25" w:rsidRDefault="00635C55" w:rsidP="00635C55">
      <w:pPr>
        <w:numPr>
          <w:ilvl w:val="0"/>
          <w:numId w:val="1"/>
        </w:numPr>
        <w:rPr>
          <w:ins w:id="79" w:author="Rohit Singh" w:date="2026-10-12T21:32:00Z" w16du:dateUtc="2026-10-12T20:32:00Z"/>
        </w:rPr>
      </w:pPr>
      <w:ins w:id="80" w:author="Rohit Singh" w:date="2026-10-12T21:32:00Z" w16du:dateUtc="2026-10-12T20:32:00Z">
        <w:r w:rsidRPr="008E5D25">
          <w:rPr>
            <w:b/>
            <w:bCs/>
          </w:rPr>
          <w:t>Capital Inefficiency:</w:t>
        </w:r>
        <w:r w:rsidRPr="008E5D25">
          <w:t xml:space="preserve"> Local councils and charge point operators (CPOs) risk misallocating finite infrastructure grants into low-utilization regions while high-volume corridors remain underserved.</w:t>
        </w:r>
      </w:ins>
    </w:p>
    <w:p w14:paraId="4C1888CA" w14:textId="77777777" w:rsidR="00635C55" w:rsidRPr="008E5D25" w:rsidRDefault="00635C55" w:rsidP="00635C55">
      <w:pPr>
        <w:numPr>
          <w:ilvl w:val="0"/>
          <w:numId w:val="1"/>
        </w:numPr>
        <w:rPr>
          <w:ins w:id="81" w:author="Rohit Singh" w:date="2026-10-12T21:32:00Z" w16du:dateUtc="2026-10-12T20:32:00Z"/>
        </w:rPr>
      </w:pPr>
      <w:ins w:id="82" w:author="Rohit Singh" w:date="2026-10-12T21:32:00Z" w16du:dateUtc="2026-10-12T20:32:00Z">
        <w:r w:rsidRPr="008E5D25">
          <w:rPr>
            <w:b/>
            <w:bCs/>
          </w:rPr>
          <w:t>Adoption Friction (Range &amp; Queue Anxiety):</w:t>
        </w:r>
        <w:r w:rsidRPr="008E5D25">
          <w:t xml:space="preserve"> Grid bottlenecks and long queuing times at public charging points create negative consumer sentiment, directly hindering Ireland’s national EV adoption targets.</w:t>
        </w:r>
      </w:ins>
    </w:p>
    <w:p w14:paraId="64447E3B" w14:textId="77777777" w:rsidR="00635C55" w:rsidRPr="008E5D25" w:rsidRDefault="00635C55" w:rsidP="00635C55">
      <w:pPr>
        <w:numPr>
          <w:ilvl w:val="0"/>
          <w:numId w:val="1"/>
        </w:numPr>
        <w:rPr>
          <w:ins w:id="83" w:author="Rohit Singh" w:date="2026-10-12T21:32:00Z" w16du:dateUtc="2026-10-12T20:32:00Z"/>
        </w:rPr>
      </w:pPr>
      <w:ins w:id="84" w:author="Rohit Singh" w:date="2026-10-12T21:32:00Z" w16du:dateUtc="2026-10-12T20:32:00Z">
        <w:r w:rsidRPr="008E5D25">
          <w:rPr>
            <w:b/>
            <w:bCs/>
          </w:rPr>
          <w:t>Operational Grid Strain:</w:t>
        </w:r>
        <w:r w:rsidRPr="008E5D25">
          <w:t xml:space="preserve"> Unplanned charger installations create localized electric grid imbalances, requiring costly reactive infrastructure upgrades from utility providers.</w:t>
        </w:r>
      </w:ins>
    </w:p>
    <w:p w14:paraId="32AB76E6" w14:textId="77777777" w:rsidR="00635C55" w:rsidRPr="008E5D25" w:rsidRDefault="00635C55" w:rsidP="00635C55">
      <w:pPr>
        <w:rPr>
          <w:ins w:id="85" w:author="Rohit Singh" w:date="2026-10-12T21:32:00Z" w16du:dateUtc="2026-10-12T20:32:00Z"/>
          <w:b/>
          <w:bCs/>
        </w:rPr>
      </w:pPr>
      <w:ins w:id="86" w:author="Rohit Singh" w:date="2026-10-12T21:32:00Z" w16du:dateUtc="2026-10-12T20:32:00Z">
        <w:r w:rsidRPr="008E5D25">
          <w:rPr>
            <w:b/>
            <w:bCs/>
          </w:rPr>
          <w:t>Role of Data Analytics and Predictive Mode</w:t>
        </w:r>
        <w:r>
          <w:rPr>
            <w:b/>
            <w:bCs/>
          </w:rPr>
          <w:t>l</w:t>
        </w:r>
        <w:r w:rsidRPr="008E5D25">
          <w:rPr>
            <w:b/>
            <w:bCs/>
          </w:rPr>
          <w:t>ling</w:t>
        </w:r>
      </w:ins>
    </w:p>
    <w:p w14:paraId="070AA32A" w14:textId="76FD2ABF" w:rsidR="006901E7" w:rsidRPr="006901E7" w:rsidRDefault="00635C55" w:rsidP="00635C55">
      <w:ins w:id="87" w:author="Rohit Singh" w:date="2026-10-12T21:32:00Z" w16du:dateUtc="2026-10-12T20:32:00Z">
        <w:r w:rsidRPr="008E5D25">
          <w:t xml:space="preserve">Data analytics allows stakeholders to transition from reactive installation policies to proactive, predictive deployment strategies. By analysing historical vehicle registration trends, county-level EV adoption rates, and existing spatial charger distributions, machine learning algorithms (e.g., Regression and Decision Tree models) can model complex non-linear relationships. These </w:t>
        </w:r>
        <w:r w:rsidRPr="008E5D25">
          <w:lastRenderedPageBreak/>
          <w:t xml:space="preserve">models produce a localized </w:t>
        </w:r>
        <w:r w:rsidRPr="008E5D25">
          <w:rPr>
            <w:b/>
            <w:bCs/>
          </w:rPr>
          <w:t>Infrastructure Demand Score</w:t>
        </w:r>
        <w:r w:rsidRPr="008E5D25">
          <w:t>, enabling decision-makers to prioritize investments where future demand will be highest.</w:t>
        </w:r>
      </w:ins>
    </w:p>
    <w:p w14:paraId="7566A87D" w14:textId="31789A80" w:rsidR="008E5D25" w:rsidRDefault="008E5D25" w:rsidP="00F52C97">
      <w:pPr>
        <w:pStyle w:val="Heading1"/>
        <w:rPr>
          <w:ins w:id="88" w:author="Rohit Singh" w:date="2026-10-15T10:35:00Z" w16du:dateUtc="2026-10-15T09:35:00Z"/>
        </w:rPr>
      </w:pPr>
      <w:bookmarkStart w:id="89" w:name="_Toc243669607"/>
      <w:r w:rsidRPr="008E5D25">
        <w:t>Aim and Objectives</w:t>
      </w:r>
      <w:bookmarkEnd w:id="89"/>
    </w:p>
    <w:p w14:paraId="7D488486" w14:textId="06941D82" w:rsidR="00BE11D3" w:rsidRPr="008E5D25" w:rsidRDefault="00BE11D3" w:rsidP="00BE11D3">
      <w:pPr>
        <w:rPr>
          <w:ins w:id="90" w:author="Rohit Singh" w:date="2026-10-15T10:35:00Z" w16du:dateUtc="2026-10-15T09:35:00Z"/>
          <w:b/>
          <w:bCs/>
        </w:rPr>
      </w:pPr>
      <w:ins w:id="91" w:author="Rohit Singh" w:date="2026-10-15T10:35:00Z" w16du:dateUtc="2026-10-15T09:35:00Z">
        <w:r w:rsidRPr="008E5D25">
          <w:rPr>
            <w:b/>
            <w:bCs/>
          </w:rPr>
          <w:t>Overall Project Aim</w:t>
        </w:r>
      </w:ins>
    </w:p>
    <w:p w14:paraId="6210F76C" w14:textId="77777777" w:rsidR="00BE11D3" w:rsidRPr="008E5D25" w:rsidRDefault="00BE11D3" w:rsidP="00BE11D3">
      <w:pPr>
        <w:rPr>
          <w:ins w:id="92" w:author="Rohit Singh" w:date="2026-10-15T10:35:00Z" w16du:dateUtc="2026-10-15T09:35:00Z"/>
        </w:rPr>
      </w:pPr>
      <w:ins w:id="93" w:author="Rohit Singh" w:date="2026-10-15T10:35:00Z" w16du:dateUtc="2026-10-15T09:35:00Z">
        <w:r w:rsidRPr="008E5D25">
          <w:t>The overall aim of this project is to develop a predictive analytics model and interactive business intelligence solution that forecasts regional EV charging demand in Ireland, empowering public planners and commercial operators to optimize future infrastructure allocation.</w:t>
        </w:r>
      </w:ins>
    </w:p>
    <w:p w14:paraId="3FF0D60E" w14:textId="77777777" w:rsidR="00BE11D3" w:rsidRPr="008E5D25" w:rsidRDefault="00BE11D3" w:rsidP="00BE11D3">
      <w:pPr>
        <w:rPr>
          <w:ins w:id="94" w:author="Rohit Singh" w:date="2026-10-15T10:35:00Z" w16du:dateUtc="2026-10-15T09:35:00Z"/>
          <w:b/>
          <w:bCs/>
        </w:rPr>
      </w:pPr>
      <w:ins w:id="95" w:author="Rohit Singh" w:date="2026-10-15T10:35:00Z" w16du:dateUtc="2026-10-15T09:35:00Z">
        <w:r w:rsidRPr="008E5D25">
          <w:rPr>
            <w:b/>
            <w:bCs/>
          </w:rPr>
          <w:t>Key Objectives</w:t>
        </w:r>
      </w:ins>
    </w:p>
    <w:p w14:paraId="1550BF8A" w14:textId="77777777" w:rsidR="00BE11D3" w:rsidRPr="008E5D25" w:rsidRDefault="00BE11D3" w:rsidP="00BE11D3">
      <w:pPr>
        <w:numPr>
          <w:ilvl w:val="0"/>
          <w:numId w:val="2"/>
        </w:numPr>
        <w:rPr>
          <w:ins w:id="96" w:author="Rohit Singh" w:date="2026-10-15T10:35:00Z" w16du:dateUtc="2026-10-15T09:35:00Z"/>
        </w:rPr>
      </w:pPr>
      <w:ins w:id="97" w:author="Rohit Singh" w:date="2026-10-15T10:35:00Z" w16du:dateUtc="2026-10-15T09:35:00Z">
        <w:r w:rsidRPr="008E5D25">
          <w:rPr>
            <w:b/>
            <w:bCs/>
          </w:rPr>
          <w:t>Data Acquisition &amp; Integration:</w:t>
        </w:r>
        <w:r w:rsidRPr="008E5D25">
          <w:t xml:space="preserve"> Extract, clean, and consolidate multi-source datasets from </w:t>
        </w:r>
        <w:r w:rsidRPr="008E5D25">
          <w:rPr>
            <w:i/>
            <w:iCs/>
          </w:rPr>
          <w:t>data.gov.ie</w:t>
        </w:r>
        <w:r w:rsidRPr="008E5D25">
          <w:t>, including Central Statistics Office (CSO) vehicle registration tables and local authority GIS charging location records.</w:t>
        </w:r>
      </w:ins>
    </w:p>
    <w:p w14:paraId="55D0CC8D" w14:textId="77777777" w:rsidR="00BE11D3" w:rsidRPr="008E5D25" w:rsidRDefault="00BE11D3" w:rsidP="00BE11D3">
      <w:pPr>
        <w:numPr>
          <w:ilvl w:val="0"/>
          <w:numId w:val="2"/>
        </w:numPr>
        <w:rPr>
          <w:ins w:id="98" w:author="Rohit Singh" w:date="2026-10-15T10:35:00Z" w16du:dateUtc="2026-10-15T09:35:00Z"/>
        </w:rPr>
      </w:pPr>
      <w:ins w:id="99" w:author="Rohit Singh" w:date="2026-10-15T10:35:00Z" w16du:dateUtc="2026-10-15T09:35:00Z">
        <w:r w:rsidRPr="008E5D25">
          <w:rPr>
            <w:b/>
            <w:bCs/>
          </w:rPr>
          <w:t>Exploratory &amp; Spatial Analysis:</w:t>
        </w:r>
        <w:r w:rsidRPr="008E5D25">
          <w:t xml:space="preserve"> Conduct exploratory data analysis (EDA) to evaluate regional disparities in EV adoption, charger density ratios, and temporal growth patterns across Irish counties.</w:t>
        </w:r>
      </w:ins>
    </w:p>
    <w:p w14:paraId="464418A3" w14:textId="77777777" w:rsidR="00BE11D3" w:rsidRPr="008E5D25" w:rsidRDefault="00BE11D3" w:rsidP="00BE11D3">
      <w:pPr>
        <w:numPr>
          <w:ilvl w:val="0"/>
          <w:numId w:val="2"/>
        </w:numPr>
        <w:rPr>
          <w:ins w:id="100" w:author="Rohit Singh" w:date="2026-10-15T10:35:00Z" w16du:dateUtc="2026-10-15T09:35:00Z"/>
        </w:rPr>
      </w:pPr>
      <w:ins w:id="101" w:author="Rohit Singh" w:date="2026-10-15T10:35:00Z" w16du:dateUtc="2026-10-15T09:35:00Z">
        <w:r w:rsidRPr="008E5D25">
          <w:rPr>
            <w:b/>
            <w:bCs/>
          </w:rPr>
          <w:t>Feature Engineering:</w:t>
        </w:r>
        <w:r w:rsidRPr="008E5D25">
          <w:t xml:space="preserve"> Derive composite indicators, such as the </w:t>
        </w:r>
        <w:r w:rsidRPr="008E5D25">
          <w:rPr>
            <w:i/>
            <w:iCs/>
          </w:rPr>
          <w:t>Vehicle-to-Charger Ratio</w:t>
        </w:r>
        <w:r w:rsidRPr="008E5D25">
          <w:t xml:space="preserve">, </w:t>
        </w:r>
        <w:r w:rsidRPr="008E5D25">
          <w:rPr>
            <w:i/>
            <w:iCs/>
          </w:rPr>
          <w:t>Regional EV Growth Rate</w:t>
        </w:r>
        <w:r w:rsidRPr="008E5D25">
          <w:t xml:space="preserve">, and </w:t>
        </w:r>
        <w:r w:rsidRPr="008E5D25">
          <w:rPr>
            <w:i/>
            <w:iCs/>
          </w:rPr>
          <w:t>Spatial Accessibility Indices</w:t>
        </w:r>
        <w:r w:rsidRPr="008E5D25">
          <w:t>.</w:t>
        </w:r>
      </w:ins>
    </w:p>
    <w:p w14:paraId="3D71EFC5" w14:textId="77777777" w:rsidR="00BE11D3" w:rsidRPr="008E5D25" w:rsidRDefault="00BE11D3" w:rsidP="00BE11D3">
      <w:pPr>
        <w:numPr>
          <w:ilvl w:val="0"/>
          <w:numId w:val="2"/>
        </w:numPr>
        <w:rPr>
          <w:ins w:id="102" w:author="Rohit Singh" w:date="2026-10-15T10:35:00Z" w16du:dateUtc="2026-10-15T09:35:00Z"/>
        </w:rPr>
      </w:pPr>
      <w:ins w:id="103" w:author="Rohit Singh" w:date="2026-10-15T10:35:00Z" w16du:dateUtc="2026-10-15T09:35:00Z">
        <w:r w:rsidRPr="008E5D25">
          <w:rPr>
            <w:b/>
            <w:bCs/>
          </w:rPr>
          <w:t>Predictive Model Development:</w:t>
        </w:r>
        <w:r w:rsidRPr="008E5D25">
          <w:t xml:space="preserve"> Train, evaluate, and compare machine learning regression models (e.g., Multiple Linear Regression, Random Forest Regressor, XGBoost) to forecast county-level charging demand scores.</w:t>
        </w:r>
      </w:ins>
    </w:p>
    <w:p w14:paraId="57082824" w14:textId="77777777" w:rsidR="00BE11D3" w:rsidRPr="008E5D25" w:rsidRDefault="00BE11D3" w:rsidP="00BE11D3">
      <w:pPr>
        <w:numPr>
          <w:ilvl w:val="0"/>
          <w:numId w:val="2"/>
        </w:numPr>
        <w:rPr>
          <w:ins w:id="104" w:author="Rohit Singh" w:date="2026-10-15T10:35:00Z" w16du:dateUtc="2026-10-15T09:35:00Z"/>
        </w:rPr>
      </w:pPr>
      <w:ins w:id="105" w:author="Rohit Singh" w:date="2026-10-15T10:35:00Z" w16du:dateUtc="2026-10-15T09:35:00Z">
        <w:r w:rsidRPr="008E5D25">
          <w:rPr>
            <w:b/>
            <w:bCs/>
          </w:rPr>
          <w:t>Interactive Dashboard &amp; Delivery:</w:t>
        </w:r>
        <w:r w:rsidRPr="008E5D25">
          <w:t xml:space="preserve"> Build an interactive business intelligence dashboard (Power BI/Streamlit) that visualizes predicted demand, identifies underserved regions, and provides scenario-based planning tools for stakeholders.</w:t>
        </w:r>
      </w:ins>
    </w:p>
    <w:p w14:paraId="6EF8C32B" w14:textId="77777777" w:rsidR="00BE11D3" w:rsidRPr="008E5D25" w:rsidRDefault="00BE11D3" w:rsidP="00BE11D3">
      <w:pPr>
        <w:rPr>
          <w:ins w:id="106" w:author="Rohit Singh" w:date="2026-10-15T10:35:00Z" w16du:dateUtc="2026-10-15T09:35:00Z"/>
          <w:b/>
          <w:bCs/>
        </w:rPr>
      </w:pPr>
      <w:ins w:id="107" w:author="Rohit Singh" w:date="2026-10-15T10:35:00Z" w16du:dateUtc="2026-10-15T09:35:00Z">
        <w:r w:rsidRPr="008E5D25">
          <w:rPr>
            <w:b/>
            <w:bCs/>
          </w:rPr>
          <w:t>Primary Business Hypothesis</w:t>
        </w:r>
      </w:ins>
    </w:p>
    <w:p w14:paraId="7B04397C" w14:textId="1F557691" w:rsidR="00B926D8" w:rsidRDefault="00BE11D3">
      <w:pPr>
        <w:rPr>
          <w:ins w:id="108" w:author="Rohit Singh" w:date="2026-10-15T10:52:00Z" w16du:dateUtc="2026-10-15T09:52:00Z"/>
        </w:rPr>
      </w:pPr>
      <w:ins w:id="109" w:author="Rohit Singh" w:date="2026-10-15T10:35:00Z" w16du:dateUtc="2026-10-15T09:35:00Z">
        <w:r w:rsidRPr="008E5D25">
          <w:rPr>
            <w:i/>
            <w:iCs/>
          </w:rPr>
          <w:t>Hypothesis (</w:t>
        </w:r>
        <w:r w:rsidRPr="008E5D25">
          <w:t>$H_1$</w:t>
        </w:r>
        <w:r w:rsidRPr="008E5D25">
          <w:rPr>
            <w:i/>
            <w:iCs/>
          </w:rPr>
          <w:t>):</w:t>
        </w:r>
        <w:r w:rsidRPr="008E5D25">
          <w:t xml:space="preserve"> A predictive model incorporating regional EV registration growth rates, historical vehicle density, and spatial charging point distributions can forecast local charging demand with significantly higher accuracy ($R^2 &gt; 0.80$) than simple historical linear projections.</w:t>
        </w:r>
      </w:ins>
    </w:p>
    <w:p w14:paraId="064FDDDE" w14:textId="77777777" w:rsidR="00FA3D5B" w:rsidRDefault="00FA3D5B">
      <w:pPr>
        <w:rPr>
          <w:ins w:id="110" w:author="Rohit Singh" w:date="2026-10-15T10:52:00Z" w16du:dateUtc="2026-10-15T09:52:00Z"/>
        </w:rPr>
      </w:pPr>
    </w:p>
    <w:p w14:paraId="1DCFEBB0" w14:textId="19FC2A61" w:rsidR="00FA3D5B" w:rsidRDefault="00540A3C" w:rsidP="00540A3C">
      <w:pPr>
        <w:pStyle w:val="Heading1"/>
        <w:rPr>
          <w:ins w:id="111" w:author="Rohit Singh" w:date="2026-10-20T22:38:00Z" w16du:dateUtc="2026-10-20T21:38:00Z"/>
        </w:rPr>
      </w:pPr>
      <w:bookmarkStart w:id="112" w:name="_Toc243669608"/>
      <w:ins w:id="113" w:author="Rohit Singh" w:date="2026-10-15T10:52:00Z" w16du:dateUtc="2026-10-15T09:52:00Z">
        <w:r>
          <w:t>Scope</w:t>
        </w:r>
      </w:ins>
      <w:bookmarkEnd w:id="112"/>
    </w:p>
    <w:p w14:paraId="211B9DDC" w14:textId="77777777" w:rsidR="00841467" w:rsidRPr="008E5D25" w:rsidRDefault="00841467" w:rsidP="00841467">
      <w:pPr>
        <w:rPr>
          <w:ins w:id="114" w:author="Rohit Singh" w:date="2026-10-20T22:38:00Z" w16du:dateUtc="2026-10-20T21:38:00Z"/>
          <w:b/>
          <w:bCs/>
        </w:rPr>
      </w:pPr>
      <w:ins w:id="115" w:author="Rohit Singh" w:date="2026-10-20T22:38:00Z" w16du:dateUtc="2026-10-20T21:38:00Z">
        <w:r w:rsidRPr="008E5D25">
          <w:rPr>
            <w:b/>
            <w:bCs/>
          </w:rPr>
          <w:t>In Scope</w:t>
        </w:r>
      </w:ins>
    </w:p>
    <w:p w14:paraId="3B83C1BC" w14:textId="77777777" w:rsidR="00841467" w:rsidRPr="008E5D25" w:rsidRDefault="00841467" w:rsidP="00841467">
      <w:pPr>
        <w:numPr>
          <w:ilvl w:val="0"/>
          <w:numId w:val="3"/>
        </w:numPr>
        <w:rPr>
          <w:ins w:id="116" w:author="Rohit Singh" w:date="2026-10-20T22:38:00Z" w16du:dateUtc="2026-10-20T21:38:00Z"/>
        </w:rPr>
      </w:pPr>
      <w:ins w:id="117" w:author="Rohit Singh" w:date="2026-10-20T22:38:00Z" w16du:dateUtc="2026-10-20T21:38:00Z">
        <w:r w:rsidRPr="008E5D25">
          <w:t xml:space="preserve">Analysis of open public datasets from </w:t>
        </w:r>
        <w:r w:rsidRPr="008E5D25">
          <w:rPr>
            <w:i/>
            <w:iCs/>
          </w:rPr>
          <w:t>data.gov.ie</w:t>
        </w:r>
        <w:r w:rsidRPr="008E5D25">
          <w:t xml:space="preserve"> covering Irish counties and local electoral areas.</w:t>
        </w:r>
      </w:ins>
    </w:p>
    <w:p w14:paraId="48AC27B5" w14:textId="77777777" w:rsidR="00841467" w:rsidRPr="008E5D25" w:rsidRDefault="00841467" w:rsidP="00841467">
      <w:pPr>
        <w:numPr>
          <w:ilvl w:val="0"/>
          <w:numId w:val="3"/>
        </w:numPr>
        <w:rPr>
          <w:ins w:id="118" w:author="Rohit Singh" w:date="2026-10-20T22:38:00Z" w16du:dateUtc="2026-10-20T21:38:00Z"/>
        </w:rPr>
      </w:pPr>
      <w:ins w:id="119" w:author="Rohit Singh" w:date="2026-10-20T22:38:00Z" w16du:dateUtc="2026-10-20T21:38:00Z">
        <w:r w:rsidRPr="008E5D25">
          <w:t>Historical vehicle registration trends and EV adoption metrics from 2019 to 2026.</w:t>
        </w:r>
      </w:ins>
    </w:p>
    <w:p w14:paraId="0F7C1F80" w14:textId="77777777" w:rsidR="00841467" w:rsidRPr="008E5D25" w:rsidRDefault="00841467" w:rsidP="00841467">
      <w:pPr>
        <w:numPr>
          <w:ilvl w:val="0"/>
          <w:numId w:val="3"/>
        </w:numPr>
        <w:rPr>
          <w:ins w:id="120" w:author="Rohit Singh" w:date="2026-10-20T22:38:00Z" w16du:dateUtc="2026-10-20T21:38:00Z"/>
        </w:rPr>
      </w:pPr>
      <w:ins w:id="121" w:author="Rohit Singh" w:date="2026-10-20T22:38:00Z" w16du:dateUtc="2026-10-20T21:38:00Z">
        <w:r w:rsidRPr="008E5D25">
          <w:t>Spatial analysis of existing public charging points managed by local authorities and public bodies.</w:t>
        </w:r>
      </w:ins>
    </w:p>
    <w:p w14:paraId="27D135B0" w14:textId="77777777" w:rsidR="00841467" w:rsidRPr="008E5D25" w:rsidRDefault="00841467" w:rsidP="00841467">
      <w:pPr>
        <w:numPr>
          <w:ilvl w:val="0"/>
          <w:numId w:val="3"/>
        </w:numPr>
        <w:rPr>
          <w:ins w:id="122" w:author="Rohit Singh" w:date="2026-10-20T22:38:00Z" w16du:dateUtc="2026-10-20T21:38:00Z"/>
        </w:rPr>
      </w:pPr>
      <w:ins w:id="123" w:author="Rohit Singh" w:date="2026-10-20T22:38:00Z" w16du:dateUtc="2026-10-20T21:38:00Z">
        <w:r w:rsidRPr="008E5D25">
          <w:lastRenderedPageBreak/>
          <w:t>Machine learning modelling in Python using supervised regression algorithms.</w:t>
        </w:r>
      </w:ins>
    </w:p>
    <w:p w14:paraId="20055FA8" w14:textId="77777777" w:rsidR="00841467" w:rsidRPr="008E5D25" w:rsidRDefault="00841467" w:rsidP="00841467">
      <w:pPr>
        <w:numPr>
          <w:ilvl w:val="0"/>
          <w:numId w:val="3"/>
        </w:numPr>
        <w:rPr>
          <w:ins w:id="124" w:author="Rohit Singh" w:date="2026-10-20T22:38:00Z" w16du:dateUtc="2026-10-20T21:38:00Z"/>
        </w:rPr>
      </w:pPr>
      <w:ins w:id="125" w:author="Rohit Singh" w:date="2026-10-20T22:38:00Z" w16du:dateUtc="2026-10-20T21:38:00Z">
        <w:r w:rsidRPr="008E5D25">
          <w:t>Development of an interactive executive dashboard for visual scenario planning.</w:t>
        </w:r>
      </w:ins>
    </w:p>
    <w:p w14:paraId="093364C9" w14:textId="77777777" w:rsidR="00841467" w:rsidRPr="008E5D25" w:rsidRDefault="00841467" w:rsidP="00841467">
      <w:pPr>
        <w:rPr>
          <w:ins w:id="126" w:author="Rohit Singh" w:date="2026-10-20T22:38:00Z" w16du:dateUtc="2026-10-20T21:38:00Z"/>
          <w:b/>
          <w:bCs/>
        </w:rPr>
      </w:pPr>
      <w:ins w:id="127" w:author="Rohit Singh" w:date="2026-10-20T22:38:00Z" w16du:dateUtc="2026-10-20T21:38:00Z">
        <w:r w:rsidRPr="008E5D25">
          <w:rPr>
            <w:b/>
            <w:bCs/>
          </w:rPr>
          <w:t>Out of Scope</w:t>
        </w:r>
      </w:ins>
    </w:p>
    <w:p w14:paraId="13AE21B4" w14:textId="77777777" w:rsidR="00841467" w:rsidRPr="008E5D25" w:rsidRDefault="00841467" w:rsidP="00841467">
      <w:pPr>
        <w:numPr>
          <w:ilvl w:val="0"/>
          <w:numId w:val="4"/>
        </w:numPr>
        <w:rPr>
          <w:ins w:id="128" w:author="Rohit Singh" w:date="2026-10-20T22:38:00Z" w16du:dateUtc="2026-10-20T21:38:00Z"/>
        </w:rPr>
      </w:pPr>
      <w:ins w:id="129" w:author="Rohit Singh" w:date="2026-10-20T22:38:00Z" w16du:dateUtc="2026-10-20T21:38:00Z">
        <w:r w:rsidRPr="008E5D25">
          <w:t>Real-time IoT sensor telemetry or live live-streamed charger occupancy tracking.</w:t>
        </w:r>
      </w:ins>
    </w:p>
    <w:p w14:paraId="1A4FB017" w14:textId="77777777" w:rsidR="00841467" w:rsidRPr="008E5D25" w:rsidRDefault="00841467" w:rsidP="00841467">
      <w:pPr>
        <w:numPr>
          <w:ilvl w:val="0"/>
          <w:numId w:val="4"/>
        </w:numPr>
        <w:rPr>
          <w:ins w:id="130" w:author="Rohit Singh" w:date="2026-10-20T22:38:00Z" w16du:dateUtc="2026-10-20T21:38:00Z"/>
        </w:rPr>
      </w:pPr>
      <w:ins w:id="131" w:author="Rohit Singh" w:date="2026-10-20T22:38:00Z" w16du:dateUtc="2026-10-20T21:38:00Z">
        <w:r w:rsidRPr="008E5D25">
          <w:t>Proprietary commercial pricing strategies, electricity tariff modelling, or financial ROI calculations for private operators.</w:t>
        </w:r>
      </w:ins>
    </w:p>
    <w:p w14:paraId="7E231095" w14:textId="77777777" w:rsidR="00841467" w:rsidRPr="008E5D25" w:rsidRDefault="00841467" w:rsidP="00841467">
      <w:pPr>
        <w:numPr>
          <w:ilvl w:val="0"/>
          <w:numId w:val="4"/>
        </w:numPr>
        <w:rPr>
          <w:ins w:id="132" w:author="Rohit Singh" w:date="2026-10-20T22:38:00Z" w16du:dateUtc="2026-10-20T21:38:00Z"/>
        </w:rPr>
      </w:pPr>
      <w:ins w:id="133" w:author="Rohit Singh" w:date="2026-10-20T22:38:00Z" w16du:dateUtc="2026-10-20T21:38:00Z">
        <w:r w:rsidRPr="008E5D25">
          <w:t>Electrical engineering smart-grid load balancing and circuit design.</w:t>
        </w:r>
      </w:ins>
    </w:p>
    <w:p w14:paraId="63D711DF" w14:textId="2240271B" w:rsidR="00841467" w:rsidRDefault="00841467" w:rsidP="00841467">
      <w:pPr>
        <w:rPr>
          <w:ins w:id="134" w:author="Rohit Singh" w:date="2026-10-20T22:38:00Z" w16du:dateUtc="2026-10-20T21:38:00Z"/>
        </w:rPr>
      </w:pPr>
      <w:ins w:id="135" w:author="Rohit Singh" w:date="2026-10-20T22:38:00Z" w16du:dateUtc="2026-10-20T21:38:00Z">
        <w:r w:rsidRPr="008E5D25">
          <w:t>Individual driver behavioural tracking or private home charger installation analysis.</w:t>
        </w:r>
      </w:ins>
    </w:p>
    <w:p w14:paraId="4B6A6E67" w14:textId="77777777" w:rsidR="004A2CC5" w:rsidRDefault="004A2CC5" w:rsidP="00841467">
      <w:pPr>
        <w:rPr>
          <w:ins w:id="136" w:author="Rohit Singh" w:date="2026-10-20T22:38:00Z" w16du:dateUtc="2026-10-20T21:38:00Z"/>
        </w:rPr>
      </w:pPr>
    </w:p>
    <w:p w14:paraId="39C230D0" w14:textId="77777777" w:rsidR="004A2CC5" w:rsidRPr="008E5D25" w:rsidRDefault="004A2CC5" w:rsidP="004A2CC5">
      <w:pPr>
        <w:pStyle w:val="Heading1"/>
        <w:rPr>
          <w:ins w:id="137" w:author="Rohit Singh" w:date="2026-10-20T22:38:00Z" w16du:dateUtc="2026-10-20T21:38:00Z"/>
        </w:rPr>
      </w:pPr>
      <w:bookmarkStart w:id="138" w:name="_Toc243669609"/>
      <w:ins w:id="139" w:author="Rohit Singh" w:date="2026-10-20T22:38:00Z" w16du:dateUtc="2026-10-20T21:38:00Z">
        <w:r w:rsidRPr="008E5D25">
          <w:t>Methodology &amp; Architecture</w:t>
        </w:r>
        <w:bookmarkEnd w:id="138"/>
      </w:ins>
    </w:p>
    <w:p w14:paraId="69D76FA2" w14:textId="77777777" w:rsidR="004A2CC5" w:rsidRPr="008E5D25" w:rsidRDefault="004A2CC5" w:rsidP="004A2CC5">
      <w:pPr>
        <w:rPr>
          <w:ins w:id="140" w:author="Rohit Singh" w:date="2026-10-20T22:38:00Z" w16du:dateUtc="2026-10-20T21:38:00Z"/>
          <w:b/>
          <w:bCs/>
        </w:rPr>
      </w:pPr>
      <w:ins w:id="141" w:author="Rohit Singh" w:date="2026-10-20T22:38:00Z" w16du:dateUtc="2026-10-20T21:38:00Z">
        <w:r w:rsidRPr="008E5D25">
          <w:rPr>
            <w:b/>
            <w:bCs/>
          </w:rPr>
          <w:t>Analytics Methodology (CRISP-DM)</w:t>
        </w:r>
      </w:ins>
    </w:p>
    <w:p w14:paraId="08E27784" w14:textId="77777777" w:rsidR="004A2CC5" w:rsidRPr="008E5D25" w:rsidRDefault="004A2CC5" w:rsidP="004A2CC5">
      <w:pPr>
        <w:rPr>
          <w:ins w:id="142" w:author="Rohit Singh" w:date="2026-10-20T22:38:00Z" w16du:dateUtc="2026-10-20T21:38:00Z"/>
        </w:rPr>
      </w:pPr>
      <w:ins w:id="143" w:author="Rohit Singh" w:date="2026-10-20T22:38:00Z" w16du:dateUtc="2026-10-20T21:38:00Z">
        <w:r w:rsidRPr="008E5D25">
          <w:t xml:space="preserve">This project follows the </w:t>
        </w:r>
        <w:r w:rsidRPr="008E5D25">
          <w:rPr>
            <w:b/>
            <w:bCs/>
          </w:rPr>
          <w:t>CRISP-DM (Cross-Industry Standard Process for Data Mining)</w:t>
        </w:r>
        <w:r w:rsidRPr="008E5D25">
          <w:t xml:space="preserve"> methodology, structured into six iterative phases: Business Understanding, Data Understanding, Data Preparation, Modelling, Evaluation, and Deployment.</w:t>
        </w:r>
      </w:ins>
    </w:p>
    <w:p w14:paraId="513D366F" w14:textId="7854DA4D" w:rsidR="00611E6F" w:rsidRDefault="009B425B" w:rsidP="004A2CC5">
      <w:pPr>
        <w:rPr>
          <w:ins w:id="144" w:author="Rohit Singh" w:date="2026-10-20T22:38:00Z" w16du:dateUtc="2026-10-20T21:38:00Z"/>
          <w:b/>
          <w:bCs/>
        </w:rPr>
      </w:pPr>
      <w:ins w:id="145" w:author="Rohit Singh" w:date="2026-10-23T17:38:00Z" w16du:dateUtc="2026-10-23T16:38:00Z">
        <w:r>
          <w:rPr>
            <w:noProof/>
          </w:rPr>
          <w:drawing>
            <wp:inline distT="0" distB="0" distL="0" distR="0" wp14:anchorId="6A47BD5F" wp14:editId="5D38DA06">
              <wp:extent cx="5353050" cy="4019550"/>
              <wp:effectExtent l="0" t="0" r="0" b="0"/>
              <wp:docPr id="14908924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53050" cy="4019550"/>
                      </a:xfrm>
                      <a:prstGeom prst="rect">
                        <a:avLst/>
                      </a:prstGeom>
                      <a:noFill/>
                      <a:ln>
                        <a:noFill/>
                      </a:ln>
                    </pic:spPr>
                  </pic:pic>
                </a:graphicData>
              </a:graphic>
            </wp:inline>
          </w:drawing>
        </w:r>
      </w:ins>
    </w:p>
    <w:p w14:paraId="3D212845" w14:textId="77777777" w:rsidR="004A2CC5" w:rsidRPr="008E5D25" w:rsidRDefault="004A2CC5" w:rsidP="004A2CC5">
      <w:pPr>
        <w:rPr>
          <w:ins w:id="146" w:author="Rohit Singh" w:date="2026-10-20T22:38:00Z" w16du:dateUtc="2026-10-20T21:38:00Z"/>
          <w:b/>
          <w:bCs/>
        </w:rPr>
      </w:pPr>
      <w:ins w:id="147" w:author="Rohit Singh" w:date="2026-10-20T22:38:00Z" w16du:dateUtc="2026-10-20T21:38:00Z">
        <w:r w:rsidRPr="008E5D25">
          <w:rPr>
            <w:b/>
            <w:bCs/>
          </w:rPr>
          <w:t>Proposed Technologies and Tools</w:t>
        </w:r>
      </w:ins>
    </w:p>
    <w:p w14:paraId="3C12C066" w14:textId="77777777" w:rsidR="004A2CC5" w:rsidRPr="008E5D25" w:rsidRDefault="004A2CC5" w:rsidP="004A2CC5">
      <w:pPr>
        <w:numPr>
          <w:ilvl w:val="0"/>
          <w:numId w:val="5"/>
        </w:numPr>
        <w:rPr>
          <w:ins w:id="148" w:author="Rohit Singh" w:date="2026-10-20T22:38:00Z" w16du:dateUtc="2026-10-20T21:38:00Z"/>
        </w:rPr>
      </w:pPr>
      <w:ins w:id="149" w:author="Rohit Singh" w:date="2026-10-20T22:38:00Z" w16du:dateUtc="2026-10-20T21:38:00Z">
        <w:r w:rsidRPr="008E5D25">
          <w:rPr>
            <w:b/>
            <w:bCs/>
          </w:rPr>
          <w:t>Programming &amp; Pipeline:</w:t>
        </w:r>
        <w:r w:rsidRPr="008E5D25">
          <w:t xml:space="preserve"> Python 3.x (Pandas, NumPy) for data wrangling and ETL processes.</w:t>
        </w:r>
      </w:ins>
    </w:p>
    <w:p w14:paraId="366BE105" w14:textId="77777777" w:rsidR="004A2CC5" w:rsidRPr="008E5D25" w:rsidRDefault="004A2CC5" w:rsidP="004A2CC5">
      <w:pPr>
        <w:numPr>
          <w:ilvl w:val="0"/>
          <w:numId w:val="5"/>
        </w:numPr>
        <w:rPr>
          <w:ins w:id="150" w:author="Rohit Singh" w:date="2026-10-20T22:38:00Z" w16du:dateUtc="2026-10-20T21:38:00Z"/>
        </w:rPr>
      </w:pPr>
      <w:ins w:id="151" w:author="Rohit Singh" w:date="2026-10-20T22:38:00Z" w16du:dateUtc="2026-10-20T21:38:00Z">
        <w:r w:rsidRPr="008E5D25">
          <w:rPr>
            <w:b/>
            <w:bCs/>
          </w:rPr>
          <w:lastRenderedPageBreak/>
          <w:t>Machine Learning:</w:t>
        </w:r>
        <w:r w:rsidRPr="008E5D25">
          <w:t xml:space="preserve"> Scikit-Learn, XGBoost for feature scaling, regression modelling, and cross-validation.</w:t>
        </w:r>
      </w:ins>
    </w:p>
    <w:p w14:paraId="63A46018" w14:textId="5DAA90DD" w:rsidR="004A2CC5" w:rsidRPr="008E5D25" w:rsidRDefault="004A2CC5" w:rsidP="004A2CC5">
      <w:pPr>
        <w:numPr>
          <w:ilvl w:val="0"/>
          <w:numId w:val="5"/>
        </w:numPr>
        <w:rPr>
          <w:ins w:id="152" w:author="Rohit Singh" w:date="2026-10-20T22:38:00Z" w16du:dateUtc="2026-10-20T21:38:00Z"/>
        </w:rPr>
      </w:pPr>
      <w:ins w:id="153" w:author="Rohit Singh" w:date="2026-10-20T22:38:00Z" w16du:dateUtc="2026-10-20T21:38:00Z">
        <w:r w:rsidRPr="008E5D25">
          <w:rPr>
            <w:b/>
            <w:bCs/>
          </w:rPr>
          <w:t>Visualization &amp; Reporting:</w:t>
        </w:r>
        <w:r w:rsidRPr="008E5D25">
          <w:t xml:space="preserve"> Power BI / Stream</w:t>
        </w:r>
      </w:ins>
      <w:ins w:id="154" w:author="Rohit Singh" w:date="2026-10-20T23:00:00Z" w16du:dateUtc="2026-10-20T22:00:00Z">
        <w:r w:rsidR="00563482">
          <w:t>lit</w:t>
        </w:r>
      </w:ins>
      <w:ins w:id="155" w:author="Rohit Singh" w:date="2026-10-20T22:38:00Z" w16du:dateUtc="2026-10-20T21:38:00Z">
        <w:r w:rsidRPr="008E5D25">
          <w:t xml:space="preserve"> for dynamic user dashboarding; Matplotlib &amp; Seaborn for EDA.</w:t>
        </w:r>
      </w:ins>
    </w:p>
    <w:p w14:paraId="34076C69" w14:textId="7C173A99" w:rsidR="004A2CC5" w:rsidRPr="008E5D25" w:rsidRDefault="004A2CC5" w:rsidP="004A2CC5">
      <w:pPr>
        <w:numPr>
          <w:ilvl w:val="0"/>
          <w:numId w:val="5"/>
        </w:numPr>
        <w:rPr>
          <w:ins w:id="156" w:author="Rohit Singh" w:date="2026-10-20T22:38:00Z" w16du:dateUtc="2026-10-20T21:38:00Z"/>
        </w:rPr>
      </w:pPr>
      <w:ins w:id="157" w:author="Rohit Singh" w:date="2026-10-20T22:38:00Z" w16du:dateUtc="2026-10-20T21:38:00Z">
        <w:r w:rsidRPr="008E5D25">
          <w:rPr>
            <w:b/>
            <w:bCs/>
          </w:rPr>
          <w:t>Environment &amp; Version Control:</w:t>
        </w:r>
        <w:r w:rsidRPr="008E5D25">
          <w:t xml:space="preserve"> Jupyter Notebooks, Git, GitHub repository.</w:t>
        </w:r>
      </w:ins>
    </w:p>
    <w:p w14:paraId="1BD6BD02" w14:textId="77777777" w:rsidR="004A2CC5" w:rsidRDefault="004A2CC5" w:rsidP="004A2CC5">
      <w:pPr>
        <w:rPr>
          <w:ins w:id="158" w:author="Rohit Singh" w:date="2026-10-20T22:38:00Z" w16du:dateUtc="2026-10-20T21:38:00Z"/>
          <w:b/>
          <w:bCs/>
        </w:rPr>
      </w:pPr>
      <w:ins w:id="159" w:author="Rohit Singh" w:date="2026-10-20T22:38:00Z" w16du:dateUtc="2026-10-20T21:38:00Z">
        <w:r w:rsidRPr="008E5D25">
          <w:rPr>
            <w:b/>
            <w:bCs/>
          </w:rPr>
          <w:t>System Architecture Diagram</w:t>
        </w:r>
      </w:ins>
    </w:p>
    <w:p w14:paraId="0CF76E5D" w14:textId="4E08BE3A" w:rsidR="00C91EFD" w:rsidRDefault="00FA3DDB" w:rsidP="00841467">
      <w:pPr>
        <w:rPr>
          <w:ins w:id="160" w:author="Rohit Singh" w:date="2026-10-20T22:53:00Z" w16du:dateUtc="2026-10-20T21:53:00Z"/>
          <w:b/>
          <w:bCs/>
        </w:rPr>
      </w:pPr>
      <w:ins w:id="161" w:author="Rohit Singh" w:date="2026-10-23T17:39:00Z" w16du:dateUtc="2026-10-23T16:39:00Z">
        <w:r>
          <w:rPr>
            <w:noProof/>
          </w:rPr>
          <w:drawing>
            <wp:inline distT="0" distB="0" distL="0" distR="0" wp14:anchorId="4076A48A" wp14:editId="22932A6F">
              <wp:extent cx="5448300" cy="5267325"/>
              <wp:effectExtent l="0" t="0" r="0" b="9525"/>
              <wp:docPr id="1104084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300" cy="5267325"/>
                      </a:xfrm>
                      <a:prstGeom prst="rect">
                        <a:avLst/>
                      </a:prstGeom>
                      <a:noFill/>
                      <a:ln>
                        <a:noFill/>
                      </a:ln>
                    </pic:spPr>
                  </pic:pic>
                </a:graphicData>
              </a:graphic>
            </wp:inline>
          </w:drawing>
        </w:r>
      </w:ins>
    </w:p>
    <w:p w14:paraId="586021A8" w14:textId="77777777" w:rsidR="00A904CD" w:rsidRDefault="00A904CD" w:rsidP="00841467">
      <w:pPr>
        <w:rPr>
          <w:ins w:id="162" w:author="Rohit Singh" w:date="2026-10-20T22:53:00Z" w16du:dateUtc="2026-10-20T21:53:00Z"/>
          <w:b/>
          <w:bCs/>
        </w:rPr>
      </w:pPr>
    </w:p>
    <w:p w14:paraId="10AF4DD3" w14:textId="77777777" w:rsidR="00A904CD" w:rsidRPr="008E5D25" w:rsidRDefault="00A904CD" w:rsidP="00A904CD">
      <w:pPr>
        <w:pStyle w:val="Heading1"/>
        <w:rPr>
          <w:ins w:id="163" w:author="Rohit Singh" w:date="2026-10-20T22:53:00Z" w16du:dateUtc="2026-10-20T21:53:00Z"/>
        </w:rPr>
      </w:pPr>
      <w:bookmarkStart w:id="164" w:name="_Toc243669610"/>
      <w:ins w:id="165" w:author="Rohit Singh" w:date="2026-10-20T22:53:00Z" w16du:dateUtc="2026-10-20T21:53:00Z">
        <w:r w:rsidRPr="008E5D25">
          <w:t>Data Sources</w:t>
        </w:r>
        <w:bookmarkEnd w:id="164"/>
      </w:ins>
    </w:p>
    <w:p w14:paraId="304949DB" w14:textId="77777777" w:rsidR="00A904CD" w:rsidRPr="008E5D25" w:rsidRDefault="00A904CD" w:rsidP="00A904CD">
      <w:pPr>
        <w:rPr>
          <w:ins w:id="166" w:author="Rohit Singh" w:date="2026-10-20T22:53:00Z" w16du:dateUtc="2026-10-20T21:53:00Z"/>
          <w:b/>
          <w:bCs/>
        </w:rPr>
      </w:pPr>
      <w:ins w:id="167" w:author="Rohit Singh" w:date="2026-10-20T22:53:00Z" w16du:dateUtc="2026-10-20T21:53:00Z">
        <w:r w:rsidRPr="008E5D25">
          <w:rPr>
            <w:b/>
            <w:bCs/>
          </w:rPr>
          <w:t>Dataset Description</w:t>
        </w:r>
      </w:ins>
    </w:p>
    <w:p w14:paraId="06A324DD" w14:textId="77777777" w:rsidR="00A904CD" w:rsidRPr="008E5D25" w:rsidRDefault="00A904CD" w:rsidP="00A904CD">
      <w:pPr>
        <w:rPr>
          <w:ins w:id="168" w:author="Rohit Singh" w:date="2026-10-20T22:53:00Z" w16du:dateUtc="2026-10-20T21:53:00Z"/>
        </w:rPr>
      </w:pPr>
      <w:ins w:id="169" w:author="Rohit Singh" w:date="2026-10-20T22:53:00Z" w16du:dateUtc="2026-10-20T21:53:00Z">
        <w:r w:rsidRPr="008E5D25">
          <w:t xml:space="preserve">The project relies on verified public open datasets published on </w:t>
        </w:r>
        <w:r w:rsidRPr="008E5D25">
          <w:rPr>
            <w:b/>
            <w:bCs/>
          </w:rPr>
          <w:t>data.gov.ie</w:t>
        </w:r>
        <w:r w:rsidRPr="008E5D25">
          <w:t>:</w:t>
        </w:r>
      </w:ins>
    </w:p>
    <w:p w14:paraId="3BC9DEA5" w14:textId="77777777" w:rsidR="00A904CD" w:rsidRPr="008E5D25" w:rsidRDefault="00A904CD" w:rsidP="00A904CD">
      <w:pPr>
        <w:numPr>
          <w:ilvl w:val="0"/>
          <w:numId w:val="6"/>
        </w:numPr>
        <w:rPr>
          <w:ins w:id="170" w:author="Rohit Singh" w:date="2026-10-20T22:53:00Z" w16du:dateUtc="2026-10-20T21:53:00Z"/>
        </w:rPr>
      </w:pPr>
      <w:ins w:id="171" w:author="Rohit Singh" w:date="2026-10-20T22:53:00Z" w16du:dateUtc="2026-10-20T21:53:00Z">
        <w:r w:rsidRPr="008E5D25">
          <w:rPr>
            <w:b/>
            <w:bCs/>
          </w:rPr>
          <w:t>CSO TEA30 - Vehicle Registrations and Licensing:</w:t>
        </w:r>
        <w:r w:rsidRPr="008E5D25">
          <w:t xml:space="preserve"> Contains monthly and annual breakdown of electric, hybrid, and fossil-fuel vehicle registrations aggregated by Irish county.</w:t>
        </w:r>
      </w:ins>
    </w:p>
    <w:p w14:paraId="4A6F27CC" w14:textId="77777777" w:rsidR="00A904CD" w:rsidRPr="008E5D25" w:rsidRDefault="00A904CD" w:rsidP="00A904CD">
      <w:pPr>
        <w:numPr>
          <w:ilvl w:val="0"/>
          <w:numId w:val="6"/>
        </w:numPr>
        <w:rPr>
          <w:ins w:id="172" w:author="Rohit Singh" w:date="2026-10-20T22:53:00Z" w16du:dateUtc="2026-10-20T21:53:00Z"/>
        </w:rPr>
      </w:pPr>
      <w:ins w:id="173" w:author="Rohit Singh" w:date="2026-10-20T22:53:00Z" w16du:dateUtc="2026-10-20T21:53:00Z">
        <w:r w:rsidRPr="008E5D25">
          <w:rPr>
            <w:b/>
            <w:bCs/>
          </w:rPr>
          <w:lastRenderedPageBreak/>
          <w:t>CSO PCIEV01 - Public EV Charging Infrastructure:</w:t>
        </w:r>
        <w:r w:rsidRPr="008E5D25">
          <w:t xml:space="preserve"> Contains national and regional counts of public charging points (standard AC vs. fast DC chargers).</w:t>
        </w:r>
      </w:ins>
    </w:p>
    <w:p w14:paraId="25569E5E" w14:textId="5FED3CF6" w:rsidR="00A904CD" w:rsidRPr="008E5D25" w:rsidRDefault="00A904CD" w:rsidP="00A904CD">
      <w:pPr>
        <w:numPr>
          <w:ilvl w:val="0"/>
          <w:numId w:val="6"/>
        </w:numPr>
        <w:rPr>
          <w:ins w:id="174" w:author="Rohit Singh" w:date="2026-10-20T22:53:00Z" w16du:dateUtc="2026-10-20T21:53:00Z"/>
        </w:rPr>
      </w:pPr>
      <w:ins w:id="175" w:author="Rohit Singh" w:date="2026-10-20T22:53:00Z" w16du:dateUtc="2026-10-20T21:53:00Z">
        <w:r w:rsidRPr="008E5D25">
          <w:rPr>
            <w:b/>
            <w:bCs/>
          </w:rPr>
          <w:t>Local Authority Open GIS Datasets (Smart Dublin, Cork City Council, FCC):</w:t>
        </w:r>
        <w:r w:rsidRPr="008E5D25">
          <w:t xml:space="preserve"> Geolocation records (latitude/longitude), connector types, </w:t>
        </w:r>
      </w:ins>
      <w:ins w:id="176" w:author="Rohit Singh" w:date="2026-10-20T23:00:00Z" w16du:dateUtc="2026-10-20T22:00:00Z">
        <w:r w:rsidR="00563482">
          <w:t>and</w:t>
        </w:r>
      </w:ins>
      <w:ins w:id="177" w:author="Rohit Singh" w:date="2026-10-20T22:53:00Z" w16du:dateUtc="2026-10-20T21:53:00Z">
        <w:r w:rsidRPr="008E5D25">
          <w:t xml:space="preserve"> charger power capacity.</w:t>
        </w:r>
      </w:ins>
    </w:p>
    <w:p w14:paraId="07064D26" w14:textId="77777777" w:rsidR="00A904CD" w:rsidRPr="008E5D25" w:rsidRDefault="00A904CD" w:rsidP="00A904CD">
      <w:pPr>
        <w:rPr>
          <w:ins w:id="178" w:author="Rohit Singh" w:date="2026-10-20T22:53:00Z" w16du:dateUtc="2026-10-20T21:53:00Z"/>
          <w:b/>
          <w:bCs/>
        </w:rPr>
      </w:pPr>
      <w:ins w:id="179" w:author="Rohit Singh" w:date="2026-10-20T22:53:00Z" w16du:dateUtc="2026-10-20T21:53:00Z">
        <w:r w:rsidRPr="008E5D25">
          <w:rPr>
            <w:b/>
            <w:bCs/>
          </w:rPr>
          <w:t>Data Access and Rights</w:t>
        </w:r>
      </w:ins>
    </w:p>
    <w:p w14:paraId="17CA6BD8" w14:textId="77777777" w:rsidR="00A904CD" w:rsidRPr="008E5D25" w:rsidRDefault="00A904CD" w:rsidP="00A904CD">
      <w:pPr>
        <w:rPr>
          <w:ins w:id="180" w:author="Rohit Singh" w:date="2026-10-20T22:53:00Z" w16du:dateUtc="2026-10-20T21:53:00Z"/>
        </w:rPr>
      </w:pPr>
      <w:ins w:id="181" w:author="Rohit Singh" w:date="2026-10-20T22:53:00Z" w16du:dateUtc="2026-10-20T21:53:00Z">
        <w:r w:rsidRPr="008E5D25">
          <w:t xml:space="preserve">All selected datasets are published under the </w:t>
        </w:r>
        <w:r w:rsidRPr="008E5D25">
          <w:rPr>
            <w:b/>
            <w:bCs/>
          </w:rPr>
          <w:t>Creative Commons Attribution 4.0 International (CC BY 4.0)</w:t>
        </w:r>
        <w:r w:rsidRPr="008E5D25">
          <w:t xml:space="preserve"> license or Open Government License. These rights grant full permission to access, combine, adapt, and use the data for academic research and commercial analytical modelling, provided appropriate attribution is maintained.</w:t>
        </w:r>
      </w:ins>
    </w:p>
    <w:p w14:paraId="4B980A6B" w14:textId="77777777" w:rsidR="00A904CD" w:rsidRPr="008E5D25" w:rsidRDefault="00A904CD" w:rsidP="00A904CD">
      <w:pPr>
        <w:pStyle w:val="Heading1"/>
        <w:rPr>
          <w:ins w:id="182" w:author="Rohit Singh" w:date="2026-10-20T22:53:00Z" w16du:dateUtc="2026-10-20T21:53:00Z"/>
        </w:rPr>
      </w:pPr>
      <w:bookmarkStart w:id="183" w:name="_Toc243669611"/>
      <w:ins w:id="184" w:author="Rohit Singh" w:date="2026-10-20T22:53:00Z" w16du:dateUtc="2026-10-20T21:53:00Z">
        <w:r w:rsidRPr="008E5D25">
          <w:t>Expected Deliverables (Semester 1 &amp; 2)</w:t>
        </w:r>
        <w:bookmarkEnd w:id="183"/>
      </w:ins>
    </w:p>
    <w:p w14:paraId="22D4999E" w14:textId="77777777" w:rsidR="00A904CD" w:rsidRPr="008E5D25" w:rsidRDefault="00A904CD" w:rsidP="00A904CD">
      <w:pPr>
        <w:rPr>
          <w:ins w:id="185" w:author="Rohit Singh" w:date="2026-10-20T22:53:00Z" w16du:dateUtc="2026-10-20T21:53:00Z"/>
          <w:b/>
          <w:bCs/>
        </w:rPr>
      </w:pPr>
      <w:ins w:id="186" w:author="Rohit Singh" w:date="2026-10-20T22:53:00Z" w16du:dateUtc="2026-10-20T21:53:00Z">
        <w:r w:rsidRPr="008E5D25">
          <w:rPr>
            <w:b/>
            <w:bCs/>
          </w:rPr>
          <w:t>Semester 1 Deliverables</w:t>
        </w:r>
      </w:ins>
    </w:p>
    <w:p w14:paraId="511607B5" w14:textId="77777777" w:rsidR="00A904CD" w:rsidRPr="008E5D25" w:rsidRDefault="00A904CD" w:rsidP="00A904CD">
      <w:pPr>
        <w:numPr>
          <w:ilvl w:val="0"/>
          <w:numId w:val="7"/>
        </w:numPr>
        <w:rPr>
          <w:ins w:id="187" w:author="Rohit Singh" w:date="2026-10-20T22:53:00Z" w16du:dateUtc="2026-10-20T21:53:00Z"/>
        </w:rPr>
      </w:pPr>
      <w:ins w:id="188" w:author="Rohit Singh" w:date="2026-10-20T22:53:00Z" w16du:dateUtc="2026-10-20T21:53:00Z">
        <w:r w:rsidRPr="008E5D25">
          <w:rPr>
            <w:b/>
            <w:bCs/>
          </w:rPr>
          <w:t>Capstone Project Proposal (CA1):</w:t>
        </w:r>
        <w:r w:rsidRPr="008E5D25">
          <w:t xml:space="preserve"> Word document report detailing strategic alignment, problem definition, scope, and architecture.</w:t>
        </w:r>
      </w:ins>
    </w:p>
    <w:p w14:paraId="55328544" w14:textId="77777777" w:rsidR="00A904CD" w:rsidRPr="008E5D25" w:rsidRDefault="00A904CD" w:rsidP="00A904CD">
      <w:pPr>
        <w:numPr>
          <w:ilvl w:val="0"/>
          <w:numId w:val="7"/>
        </w:numPr>
        <w:rPr>
          <w:ins w:id="189" w:author="Rohit Singh" w:date="2026-10-20T22:53:00Z" w16du:dateUtc="2026-10-20T21:53:00Z"/>
        </w:rPr>
      </w:pPr>
      <w:ins w:id="190" w:author="Rohit Singh" w:date="2026-10-20T22:53:00Z" w16du:dateUtc="2026-10-20T21:53:00Z">
        <w:r w:rsidRPr="008E5D25">
          <w:rPr>
            <w:b/>
            <w:bCs/>
          </w:rPr>
          <w:t>Signed Ethics Form:</w:t>
        </w:r>
        <w:r w:rsidRPr="008E5D25">
          <w:t xml:space="preserve"> Submitted in PDF format.</w:t>
        </w:r>
      </w:ins>
    </w:p>
    <w:p w14:paraId="0E2F6BBB" w14:textId="77777777" w:rsidR="00A904CD" w:rsidRPr="008E5D25" w:rsidRDefault="00A904CD" w:rsidP="00A904CD">
      <w:pPr>
        <w:numPr>
          <w:ilvl w:val="0"/>
          <w:numId w:val="7"/>
        </w:numPr>
        <w:rPr>
          <w:ins w:id="191" w:author="Rohit Singh" w:date="2026-10-20T22:53:00Z" w16du:dateUtc="2026-10-20T21:53:00Z"/>
        </w:rPr>
      </w:pPr>
      <w:ins w:id="192" w:author="Rohit Singh" w:date="2026-10-20T22:53:00Z" w16du:dateUtc="2026-10-20T21:53:00Z">
        <w:r w:rsidRPr="008E5D25">
          <w:rPr>
            <w:b/>
            <w:bCs/>
          </w:rPr>
          <w:t>AI Use Declaration:</w:t>
        </w:r>
        <w:r w:rsidRPr="008E5D25">
          <w:t xml:space="preserve"> Comprehensive reflection adhering to the AI Fluency Framework.</w:t>
        </w:r>
      </w:ins>
    </w:p>
    <w:p w14:paraId="4C44993C" w14:textId="67873E35" w:rsidR="00A904CD" w:rsidRPr="008E5D25" w:rsidRDefault="00A904CD" w:rsidP="00A904CD">
      <w:pPr>
        <w:numPr>
          <w:ilvl w:val="0"/>
          <w:numId w:val="7"/>
        </w:numPr>
        <w:rPr>
          <w:ins w:id="193" w:author="Rohit Singh" w:date="2026-10-20T22:53:00Z" w16du:dateUtc="2026-10-20T21:53:00Z"/>
        </w:rPr>
      </w:pPr>
      <w:ins w:id="194" w:author="Rohit Singh" w:date="2026-10-20T22:53:00Z" w16du:dateUtc="2026-10-20T21:53:00Z">
        <w:r w:rsidRPr="008E5D25">
          <w:rPr>
            <w:b/>
            <w:bCs/>
          </w:rPr>
          <w:t>GitHub Repository:</w:t>
        </w:r>
        <w:r w:rsidRPr="008E5D25">
          <w:t xml:space="preserve"> Established repository initialized with access granted to </w:t>
        </w:r>
      </w:ins>
      <w:ins w:id="195" w:author="Rohit Singh" w:date="2026-10-20T23:10:00Z" w16du:dateUtc="2026-10-20T22:10:00Z">
        <w:r w:rsidR="00B72AAD">
          <w:t>GitHub</w:t>
        </w:r>
        <w:r w:rsidR="002C635D">
          <w:t xml:space="preserve"> user </w:t>
        </w:r>
      </w:ins>
      <w:ins w:id="196" w:author="Rohit Singh" w:date="2026-10-20T22:53:00Z" w16du:dateUtc="2026-10-20T21:53:00Z">
        <w:r w:rsidRPr="008E5D25">
          <w:t>tahmed1986.</w:t>
        </w:r>
      </w:ins>
    </w:p>
    <w:p w14:paraId="7EB76464" w14:textId="77777777" w:rsidR="00A904CD" w:rsidRPr="008E5D25" w:rsidRDefault="00A904CD" w:rsidP="00A904CD">
      <w:pPr>
        <w:rPr>
          <w:ins w:id="197" w:author="Rohit Singh" w:date="2026-10-20T22:53:00Z" w16du:dateUtc="2026-10-20T21:53:00Z"/>
          <w:b/>
          <w:bCs/>
        </w:rPr>
      </w:pPr>
      <w:ins w:id="198" w:author="Rohit Singh" w:date="2026-10-20T22:53:00Z" w16du:dateUtc="2026-10-20T21:53:00Z">
        <w:r w:rsidRPr="008E5D25">
          <w:rPr>
            <w:b/>
            <w:bCs/>
          </w:rPr>
          <w:t>Semester 2 Final Deliverables</w:t>
        </w:r>
      </w:ins>
    </w:p>
    <w:p w14:paraId="5C93491C" w14:textId="77777777" w:rsidR="00A904CD" w:rsidRPr="008E5D25" w:rsidRDefault="00A904CD" w:rsidP="00A904CD">
      <w:pPr>
        <w:numPr>
          <w:ilvl w:val="0"/>
          <w:numId w:val="8"/>
        </w:numPr>
        <w:rPr>
          <w:ins w:id="199" w:author="Rohit Singh" w:date="2026-10-20T22:53:00Z" w16du:dateUtc="2026-10-20T21:53:00Z"/>
        </w:rPr>
      </w:pPr>
      <w:ins w:id="200" w:author="Rohit Singh" w:date="2026-10-20T22:53:00Z" w16du:dateUtc="2026-10-20T21:53:00Z">
        <w:r w:rsidRPr="008E5D25">
          <w:rPr>
            <w:b/>
            <w:bCs/>
          </w:rPr>
          <w:t>Automated ETL &amp; Data Pipeline:</w:t>
        </w:r>
        <w:r w:rsidRPr="008E5D25">
          <w:t xml:space="preserve"> Reproducible Python scripts/Jupyter Notebooks for data ingestion and preparation.</w:t>
        </w:r>
      </w:ins>
    </w:p>
    <w:p w14:paraId="1968AFE2" w14:textId="77777777" w:rsidR="00A904CD" w:rsidRPr="008E5D25" w:rsidRDefault="00A904CD" w:rsidP="00A904CD">
      <w:pPr>
        <w:numPr>
          <w:ilvl w:val="0"/>
          <w:numId w:val="8"/>
        </w:numPr>
        <w:rPr>
          <w:ins w:id="201" w:author="Rohit Singh" w:date="2026-10-20T22:53:00Z" w16du:dateUtc="2026-10-20T21:53:00Z"/>
        </w:rPr>
      </w:pPr>
      <w:ins w:id="202" w:author="Rohit Singh" w:date="2026-10-20T22:53:00Z" w16du:dateUtc="2026-10-20T21:53:00Z">
        <w:r w:rsidRPr="008E5D25">
          <w:rPr>
            <w:b/>
            <w:bCs/>
          </w:rPr>
          <w:t>Validated Predictive Model:</w:t>
        </w:r>
        <w:r w:rsidRPr="008E5D25">
          <w:t xml:space="preserve"> Trained machine learning pipeline evaluated against standard statistical metrics ($R^2$, RMSE).</w:t>
        </w:r>
      </w:ins>
    </w:p>
    <w:p w14:paraId="60303C7A" w14:textId="77777777" w:rsidR="00A904CD" w:rsidRPr="008E5D25" w:rsidRDefault="00A904CD" w:rsidP="00A904CD">
      <w:pPr>
        <w:numPr>
          <w:ilvl w:val="0"/>
          <w:numId w:val="8"/>
        </w:numPr>
        <w:rPr>
          <w:ins w:id="203" w:author="Rohit Singh" w:date="2026-10-20T22:53:00Z" w16du:dateUtc="2026-10-20T21:53:00Z"/>
        </w:rPr>
      </w:pPr>
      <w:ins w:id="204" w:author="Rohit Singh" w:date="2026-10-20T22:53:00Z" w16du:dateUtc="2026-10-20T21:53:00Z">
        <w:r w:rsidRPr="008E5D25">
          <w:rPr>
            <w:b/>
            <w:bCs/>
          </w:rPr>
          <w:t>Interactive Business Intelligence Dashboard:</w:t>
        </w:r>
        <w:r w:rsidRPr="008E5D25">
          <w:t xml:space="preserve"> A functional Power BI report featuring regional infrastructure heatmaps and forecasting sliders.</w:t>
        </w:r>
      </w:ins>
    </w:p>
    <w:p w14:paraId="358D0A2F" w14:textId="77777777" w:rsidR="00A904CD" w:rsidRPr="008E5D25" w:rsidRDefault="00A904CD" w:rsidP="00A904CD">
      <w:pPr>
        <w:numPr>
          <w:ilvl w:val="0"/>
          <w:numId w:val="8"/>
        </w:numPr>
        <w:rPr>
          <w:ins w:id="205" w:author="Rohit Singh" w:date="2026-10-20T22:53:00Z" w16du:dateUtc="2026-10-20T21:53:00Z"/>
        </w:rPr>
      </w:pPr>
      <w:ins w:id="206" w:author="Rohit Singh" w:date="2026-10-20T22:53:00Z" w16du:dateUtc="2026-10-20T21:53:00Z">
        <w:r w:rsidRPr="008E5D25">
          <w:rPr>
            <w:b/>
            <w:bCs/>
          </w:rPr>
          <w:t>Final Capstone Project Report &amp; Presentation:</w:t>
        </w:r>
        <w:r w:rsidRPr="008E5D25">
          <w:t xml:space="preserve"> Comprehensive thesis-style documentation covering strategic insights, business impact, and recommendations.</w:t>
        </w:r>
      </w:ins>
    </w:p>
    <w:p w14:paraId="7ECC7C32" w14:textId="77777777" w:rsidR="00A904CD" w:rsidRPr="008E5D25" w:rsidRDefault="00A904CD" w:rsidP="00A904CD">
      <w:pPr>
        <w:pStyle w:val="Heading1"/>
        <w:rPr>
          <w:ins w:id="207" w:author="Rohit Singh" w:date="2026-10-20T22:53:00Z" w16du:dateUtc="2026-10-20T21:53:00Z"/>
        </w:rPr>
      </w:pPr>
      <w:bookmarkStart w:id="208" w:name="_Toc243669612"/>
      <w:ins w:id="209" w:author="Rohit Singh" w:date="2026-10-20T22:53:00Z" w16du:dateUtc="2026-10-20T21:53:00Z">
        <w:r w:rsidRPr="008E5D25">
          <w:lastRenderedPageBreak/>
          <w:t>Project Timeline</w:t>
        </w:r>
        <w:bookmarkEnd w:id="208"/>
      </w:ins>
    </w:p>
    <w:p w14:paraId="05C5832D" w14:textId="5937BB65" w:rsidR="00A904CD" w:rsidRDefault="00CB55DD" w:rsidP="00A904CD">
      <w:pPr>
        <w:rPr>
          <w:ins w:id="210" w:author="Rohit Singh" w:date="2026-10-20T22:53:00Z" w16du:dateUtc="2026-10-20T21:53:00Z"/>
        </w:rPr>
      </w:pPr>
      <w:ins w:id="211" w:author="Rohit Singh" w:date="2026-10-23T17:39:00Z" w16du:dateUtc="2026-10-23T16:39:00Z">
        <w:r>
          <w:rPr>
            <w:noProof/>
          </w:rPr>
          <w:drawing>
            <wp:inline distT="0" distB="0" distL="0" distR="0" wp14:anchorId="4A1D0A40" wp14:editId="132189CE">
              <wp:extent cx="5731510" cy="3395980"/>
              <wp:effectExtent l="0" t="0" r="2540" b="0"/>
              <wp:docPr id="366713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95980"/>
                      </a:xfrm>
                      <a:prstGeom prst="rect">
                        <a:avLst/>
                      </a:prstGeom>
                      <a:noFill/>
                      <a:ln>
                        <a:noFill/>
                      </a:ln>
                    </pic:spPr>
                  </pic:pic>
                </a:graphicData>
              </a:graphic>
            </wp:inline>
          </w:drawing>
        </w:r>
      </w:ins>
    </w:p>
    <w:p w14:paraId="05461650" w14:textId="2EAA2D9C" w:rsidR="00A904CD" w:rsidRPr="008E5D25" w:rsidRDefault="00A904CD" w:rsidP="00A904CD">
      <w:pPr>
        <w:numPr>
          <w:ilvl w:val="0"/>
          <w:numId w:val="9"/>
        </w:numPr>
        <w:rPr>
          <w:ins w:id="212" w:author="Rohit Singh" w:date="2026-10-20T22:53:00Z" w16du:dateUtc="2026-10-20T21:53:00Z"/>
        </w:rPr>
      </w:pPr>
      <w:ins w:id="213" w:author="Rohit Singh" w:date="2026-10-20T22:53:00Z" w16du:dateUtc="2026-10-20T21:53:00Z">
        <w:r w:rsidRPr="008E5D25">
          <w:rPr>
            <w:b/>
            <w:bCs/>
          </w:rPr>
          <w:t>Milestone 1 (End Semester 1):</w:t>
        </w:r>
        <w:r w:rsidRPr="008E5D25">
          <w:t xml:space="preserve"> Project Proposal, Git setup, and Ethical approval completed.</w:t>
        </w:r>
      </w:ins>
    </w:p>
    <w:p w14:paraId="6CD2C10B" w14:textId="77777777" w:rsidR="00A904CD" w:rsidRPr="008E5D25" w:rsidRDefault="00A904CD" w:rsidP="00A904CD">
      <w:pPr>
        <w:numPr>
          <w:ilvl w:val="0"/>
          <w:numId w:val="9"/>
        </w:numPr>
        <w:rPr>
          <w:ins w:id="214" w:author="Rohit Singh" w:date="2026-10-20T22:53:00Z" w16du:dateUtc="2026-10-20T21:53:00Z"/>
        </w:rPr>
      </w:pPr>
      <w:ins w:id="215" w:author="Rohit Singh" w:date="2026-10-20T22:53:00Z" w16du:dateUtc="2026-10-20T21:53:00Z">
        <w:r w:rsidRPr="008E5D25">
          <w:rPr>
            <w:b/>
            <w:bCs/>
          </w:rPr>
          <w:t>Milestone 2 (Mid Semester 2):</w:t>
        </w:r>
        <w:r w:rsidRPr="008E5D25">
          <w:t xml:space="preserve"> Data cleaning, feature engineering, and baseline model training complete.</w:t>
        </w:r>
      </w:ins>
    </w:p>
    <w:p w14:paraId="6C44B5DC" w14:textId="7AAB39DB" w:rsidR="00A904CD" w:rsidRPr="008E5D25" w:rsidRDefault="00A904CD" w:rsidP="00A904CD">
      <w:pPr>
        <w:numPr>
          <w:ilvl w:val="0"/>
          <w:numId w:val="9"/>
        </w:numPr>
        <w:rPr>
          <w:ins w:id="216" w:author="Rohit Singh" w:date="2026-10-20T22:53:00Z" w16du:dateUtc="2026-10-20T21:53:00Z"/>
        </w:rPr>
      </w:pPr>
      <w:ins w:id="217" w:author="Rohit Singh" w:date="2026-10-20T22:53:00Z" w16du:dateUtc="2026-10-20T21:53:00Z">
        <w:r w:rsidRPr="008E5D25">
          <w:rPr>
            <w:b/>
            <w:bCs/>
          </w:rPr>
          <w:t>Milestone 3 (Late Semester 2):</w:t>
        </w:r>
        <w:r w:rsidRPr="008E5D25">
          <w:t xml:space="preserve"> Model optimization, Power BI dashboard deployment, and final presentation defence.</w:t>
        </w:r>
      </w:ins>
    </w:p>
    <w:p w14:paraId="2301A44C" w14:textId="77777777" w:rsidR="00A904CD" w:rsidRPr="008E5D25" w:rsidRDefault="00A904CD" w:rsidP="00A904CD">
      <w:pPr>
        <w:pStyle w:val="Heading1"/>
        <w:rPr>
          <w:ins w:id="218" w:author="Rohit Singh" w:date="2026-10-20T22:53:00Z" w16du:dateUtc="2026-10-20T21:53:00Z"/>
        </w:rPr>
      </w:pPr>
      <w:bookmarkStart w:id="219" w:name="_Toc243669613"/>
      <w:ins w:id="220" w:author="Rohit Singh" w:date="2026-10-20T22:53:00Z" w16du:dateUtc="2026-10-20T21:53:00Z">
        <w:r w:rsidRPr="008E5D25">
          <w:t>Ethical and Legal Considerations</w:t>
        </w:r>
        <w:bookmarkEnd w:id="219"/>
      </w:ins>
    </w:p>
    <w:p w14:paraId="1108B654" w14:textId="77777777" w:rsidR="00A904CD" w:rsidRPr="008E5D25" w:rsidRDefault="00A904CD" w:rsidP="00A904CD">
      <w:pPr>
        <w:rPr>
          <w:ins w:id="221" w:author="Rohit Singh" w:date="2026-10-20T22:53:00Z" w16du:dateUtc="2026-10-20T21:53:00Z"/>
          <w:b/>
          <w:bCs/>
        </w:rPr>
      </w:pPr>
      <w:ins w:id="222" w:author="Rohit Singh" w:date="2026-10-20T22:53:00Z" w16du:dateUtc="2026-10-20T21:53:00Z">
        <w:r w:rsidRPr="008E5D25">
          <w:rPr>
            <w:b/>
            <w:bCs/>
          </w:rPr>
          <w:t>Data Protection &amp; GDPR</w:t>
        </w:r>
      </w:ins>
    </w:p>
    <w:p w14:paraId="16476945" w14:textId="77777777" w:rsidR="00A904CD" w:rsidRPr="008E5D25" w:rsidRDefault="00A904CD" w:rsidP="00A904CD">
      <w:pPr>
        <w:rPr>
          <w:ins w:id="223" w:author="Rohit Singh" w:date="2026-10-20T22:53:00Z" w16du:dateUtc="2026-10-20T21:53:00Z"/>
        </w:rPr>
      </w:pPr>
      <w:ins w:id="224" w:author="Rohit Singh" w:date="2026-10-20T22:53:00Z" w16du:dateUtc="2026-10-20T21:53:00Z">
        <w:r w:rsidRPr="008E5D25">
          <w:t>The datasets utilized consist strictly of aggregated regional statistics and public infrastructure coordinates published by official government bodies. No personally identifiable information (PII), individual vehicle license plates, driver movement logs, or private home addresses are collected or processed. Consequently, the project presents negligible GDPR or personal privacy risks.</w:t>
        </w:r>
      </w:ins>
    </w:p>
    <w:p w14:paraId="4C9E2ABF" w14:textId="77777777" w:rsidR="00A904CD" w:rsidRPr="008E5D25" w:rsidRDefault="00A904CD" w:rsidP="00A904CD">
      <w:pPr>
        <w:rPr>
          <w:ins w:id="225" w:author="Rohit Singh" w:date="2026-10-20T22:53:00Z" w16du:dateUtc="2026-10-20T21:53:00Z"/>
          <w:b/>
          <w:bCs/>
        </w:rPr>
      </w:pPr>
      <w:ins w:id="226" w:author="Rohit Singh" w:date="2026-10-20T22:53:00Z" w16du:dateUtc="2026-10-20T21:53:00Z">
        <w:r w:rsidRPr="008E5D25">
          <w:rPr>
            <w:b/>
            <w:bCs/>
          </w:rPr>
          <w:t>Intellectual Property &amp; Data Use</w:t>
        </w:r>
      </w:ins>
    </w:p>
    <w:p w14:paraId="6ADAC171" w14:textId="77777777" w:rsidR="00A904CD" w:rsidRPr="008E5D25" w:rsidRDefault="00A904CD" w:rsidP="00A904CD">
      <w:pPr>
        <w:rPr>
          <w:ins w:id="227" w:author="Rohit Singh" w:date="2026-10-20T22:53:00Z" w16du:dateUtc="2026-10-20T21:53:00Z"/>
        </w:rPr>
      </w:pPr>
      <w:ins w:id="228" w:author="Rohit Singh" w:date="2026-10-20T22:53:00Z" w16du:dateUtc="2026-10-20T21:53:00Z">
        <w:r w:rsidRPr="008E5D25">
          <w:t>All sources are properly referenced in accordance with Harvard Referencing guidelines. Open data licensing conditions under CC BY 4.0 are fully respected by maintaining clear metadata lineage within the code repository.</w:t>
        </w:r>
      </w:ins>
    </w:p>
    <w:p w14:paraId="653C0702" w14:textId="77777777" w:rsidR="00A904CD" w:rsidRPr="008E5D25" w:rsidRDefault="00A904CD" w:rsidP="00A904CD">
      <w:pPr>
        <w:rPr>
          <w:ins w:id="229" w:author="Rohit Singh" w:date="2026-10-20T22:53:00Z" w16du:dateUtc="2026-10-20T21:53:00Z"/>
          <w:b/>
          <w:bCs/>
        </w:rPr>
      </w:pPr>
      <w:ins w:id="230" w:author="Rohit Singh" w:date="2026-10-20T22:53:00Z" w16du:dateUtc="2026-10-20T21:53:00Z">
        <w:r w:rsidRPr="008E5D25">
          <w:rPr>
            <w:b/>
            <w:bCs/>
          </w:rPr>
          <w:t>Model Transparency &amp; Algorithmic Bias</w:t>
        </w:r>
      </w:ins>
    </w:p>
    <w:p w14:paraId="4AE5B46A" w14:textId="77777777" w:rsidR="00A904CD" w:rsidRPr="008E5D25" w:rsidRDefault="00A904CD" w:rsidP="00A904CD">
      <w:pPr>
        <w:rPr>
          <w:ins w:id="231" w:author="Rohit Singh" w:date="2026-10-20T22:53:00Z" w16du:dateUtc="2026-10-20T21:53:00Z"/>
        </w:rPr>
      </w:pPr>
      <w:ins w:id="232" w:author="Rohit Singh" w:date="2026-10-20T22:53:00Z" w16du:dateUtc="2026-10-20T21:53:00Z">
        <w:r w:rsidRPr="008E5D25">
          <w:t xml:space="preserve">Predictive models used in public infrastructure planning must maintain transparency. The project will evaluate feature importance to ensure models do not unintentionally penalize </w:t>
        </w:r>
        <w:r w:rsidRPr="008E5D25">
          <w:lastRenderedPageBreak/>
          <w:t>economically disadvantaged or rural communities, supporting equitable access to public infrastructure.</w:t>
        </w:r>
      </w:ins>
    </w:p>
    <w:p w14:paraId="6947146E" w14:textId="77777777" w:rsidR="00A904CD" w:rsidRPr="008E5D25" w:rsidRDefault="00A904CD" w:rsidP="00A904CD">
      <w:pPr>
        <w:rPr>
          <w:ins w:id="233" w:author="Rohit Singh" w:date="2026-10-20T22:53:00Z" w16du:dateUtc="2026-10-20T21:53:00Z"/>
          <w:b/>
          <w:bCs/>
        </w:rPr>
      </w:pPr>
      <w:ins w:id="234" w:author="Rohit Singh" w:date="2026-10-20T22:53:00Z" w16du:dateUtc="2026-10-20T21:53:00Z">
        <w:r w:rsidRPr="008E5D25">
          <w:rPr>
            <w:b/>
            <w:bCs/>
          </w:rPr>
          <w:t>References</w:t>
        </w:r>
      </w:ins>
    </w:p>
    <w:p w14:paraId="66E7BC91" w14:textId="77777777" w:rsidR="00A904CD" w:rsidRPr="008E5D25" w:rsidRDefault="00A904CD" w:rsidP="00A904CD">
      <w:pPr>
        <w:numPr>
          <w:ilvl w:val="0"/>
          <w:numId w:val="10"/>
        </w:numPr>
        <w:rPr>
          <w:ins w:id="235" w:author="Rohit Singh" w:date="2026-10-20T22:53:00Z" w16du:dateUtc="2026-10-20T21:53:00Z"/>
        </w:rPr>
      </w:pPr>
      <w:ins w:id="236" w:author="Rohit Singh" w:date="2026-10-20T22:53:00Z" w16du:dateUtc="2026-10-20T21:53:00Z">
        <w:r w:rsidRPr="008E5D25">
          <w:t xml:space="preserve">Central Statistics Office (2026) </w:t>
        </w:r>
        <w:r w:rsidRPr="008E5D25">
          <w:rPr>
            <w:i/>
            <w:iCs/>
          </w:rPr>
          <w:t>TEA30: Licensing of New and Used Vehicles</w:t>
        </w:r>
        <w:r w:rsidRPr="008E5D25">
          <w:t>. Available at: https://data.gov.ie (Accessed: 7 October 2026).</w:t>
        </w:r>
      </w:ins>
    </w:p>
    <w:p w14:paraId="6339E323" w14:textId="77777777" w:rsidR="00A904CD" w:rsidRPr="008E5D25" w:rsidRDefault="00A904CD" w:rsidP="00A904CD">
      <w:pPr>
        <w:numPr>
          <w:ilvl w:val="0"/>
          <w:numId w:val="10"/>
        </w:numPr>
        <w:rPr>
          <w:ins w:id="237" w:author="Rohit Singh" w:date="2026-10-20T22:53:00Z" w16du:dateUtc="2026-10-20T21:53:00Z"/>
        </w:rPr>
      </w:pPr>
      <w:ins w:id="238" w:author="Rohit Singh" w:date="2026-10-20T22:53:00Z" w16du:dateUtc="2026-10-20T21:53:00Z">
        <w:r w:rsidRPr="008E5D25">
          <w:t xml:space="preserve">Department of Transport (2022) </w:t>
        </w:r>
        <w:r w:rsidRPr="008E5D25">
          <w:rPr>
            <w:i/>
            <w:iCs/>
          </w:rPr>
          <w:t>Electric Vehicle Charging Infrastructure Strategy 2022–2025</w:t>
        </w:r>
        <w:r w:rsidRPr="008E5D25">
          <w:t>. Dublin: Government of Ireland.</w:t>
        </w:r>
      </w:ins>
    </w:p>
    <w:p w14:paraId="2FA7F329" w14:textId="3ECB9519" w:rsidR="00A904CD" w:rsidRPr="00F66106" w:rsidRDefault="00A904CD">
      <w:pPr>
        <w:rPr>
          <w:b/>
          <w:bCs/>
          <w:rPrChange w:id="239" w:author="Rohit Singh" w:date="2026-10-20T22:38:00Z" w16du:dateUtc="2026-10-20T21:38:00Z">
            <w:rPr/>
          </w:rPrChange>
        </w:rPr>
        <w:pPrChange w:id="240" w:author="Rohit Singh" w:date="2026-10-20T22:38:00Z" w16du:dateUtc="2026-10-20T21:38:00Z">
          <w:pPr>
            <w:pStyle w:val="Heading1"/>
          </w:pPr>
        </w:pPrChange>
      </w:pPr>
      <w:ins w:id="241" w:author="Rohit Singh" w:date="2026-10-20T22:53:00Z" w16du:dateUtc="2026-10-20T21:53:00Z">
        <w:r w:rsidRPr="008E5D25">
          <w:t xml:space="preserve">Sustainable Energy Authority of Ireland (2025) </w:t>
        </w:r>
        <w:r w:rsidRPr="008E5D25">
          <w:rPr>
            <w:i/>
            <w:iCs/>
          </w:rPr>
          <w:t>EV Infrastructure and Registration Trends in Ireland</w:t>
        </w:r>
        <w:r w:rsidRPr="008E5D25">
          <w:t>. Dublin: SEAI.</w:t>
        </w:r>
      </w:ins>
    </w:p>
    <w:sectPr w:rsidR="00A904CD" w:rsidRPr="00F66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15FD"/>
    <w:multiLevelType w:val="hybridMultilevel"/>
    <w:tmpl w:val="906290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6A21AA5"/>
    <w:multiLevelType w:val="multilevel"/>
    <w:tmpl w:val="A7364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12A8C"/>
    <w:multiLevelType w:val="multilevel"/>
    <w:tmpl w:val="07C42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E7918"/>
    <w:multiLevelType w:val="multilevel"/>
    <w:tmpl w:val="CEF04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416C0"/>
    <w:multiLevelType w:val="hybridMultilevel"/>
    <w:tmpl w:val="7592BFE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33E1720E"/>
    <w:multiLevelType w:val="multilevel"/>
    <w:tmpl w:val="B84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20B20"/>
    <w:multiLevelType w:val="multilevel"/>
    <w:tmpl w:val="0AB4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858CA"/>
    <w:multiLevelType w:val="multilevel"/>
    <w:tmpl w:val="2FBA4E62"/>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53777CE"/>
    <w:multiLevelType w:val="multilevel"/>
    <w:tmpl w:val="C6E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FE255F"/>
    <w:multiLevelType w:val="multilevel"/>
    <w:tmpl w:val="AB42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46F81"/>
    <w:multiLevelType w:val="multilevel"/>
    <w:tmpl w:val="EBA6D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3A0AAF"/>
    <w:multiLevelType w:val="multilevel"/>
    <w:tmpl w:val="35DC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D16F3"/>
    <w:multiLevelType w:val="multilevel"/>
    <w:tmpl w:val="5872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345107">
    <w:abstractNumId w:val="9"/>
  </w:num>
  <w:num w:numId="2" w16cid:durableId="857889876">
    <w:abstractNumId w:val="1"/>
  </w:num>
  <w:num w:numId="3" w16cid:durableId="1047418271">
    <w:abstractNumId w:val="6"/>
  </w:num>
  <w:num w:numId="4" w16cid:durableId="44841995">
    <w:abstractNumId w:val="12"/>
  </w:num>
  <w:num w:numId="5" w16cid:durableId="469327718">
    <w:abstractNumId w:val="5"/>
  </w:num>
  <w:num w:numId="6" w16cid:durableId="1097215084">
    <w:abstractNumId w:val="3"/>
  </w:num>
  <w:num w:numId="7" w16cid:durableId="367803182">
    <w:abstractNumId w:val="10"/>
  </w:num>
  <w:num w:numId="8" w16cid:durableId="1968853846">
    <w:abstractNumId w:val="2"/>
  </w:num>
  <w:num w:numId="9" w16cid:durableId="367030795">
    <w:abstractNumId w:val="11"/>
  </w:num>
  <w:num w:numId="10" w16cid:durableId="2021154860">
    <w:abstractNumId w:val="8"/>
  </w:num>
  <w:num w:numId="11" w16cid:durableId="822890746">
    <w:abstractNumId w:val="7"/>
  </w:num>
  <w:num w:numId="12" w16cid:durableId="342904851">
    <w:abstractNumId w:val="4"/>
  </w:num>
  <w:num w:numId="13" w16cid:durableId="3284082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hit Singh">
    <w15:presenceInfo w15:providerId="Windows Live" w15:userId="a7fbf1ac01b5c5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D25"/>
    <w:rsid w:val="000C26E2"/>
    <w:rsid w:val="000C4BDF"/>
    <w:rsid w:val="00142BAD"/>
    <w:rsid w:val="00231BD2"/>
    <w:rsid w:val="00250554"/>
    <w:rsid w:val="00286E8E"/>
    <w:rsid w:val="002B6FD5"/>
    <w:rsid w:val="002C635D"/>
    <w:rsid w:val="003D42F1"/>
    <w:rsid w:val="003E7E11"/>
    <w:rsid w:val="00424CB2"/>
    <w:rsid w:val="004269FE"/>
    <w:rsid w:val="00445FD9"/>
    <w:rsid w:val="004A2CC5"/>
    <w:rsid w:val="004B0E6F"/>
    <w:rsid w:val="004F2A4A"/>
    <w:rsid w:val="004F5664"/>
    <w:rsid w:val="00526923"/>
    <w:rsid w:val="00540A3C"/>
    <w:rsid w:val="00552D4C"/>
    <w:rsid w:val="00560D71"/>
    <w:rsid w:val="00563482"/>
    <w:rsid w:val="00566C2C"/>
    <w:rsid w:val="005E712B"/>
    <w:rsid w:val="00611E6F"/>
    <w:rsid w:val="00635C55"/>
    <w:rsid w:val="00650BC7"/>
    <w:rsid w:val="00655445"/>
    <w:rsid w:val="0066082D"/>
    <w:rsid w:val="006901E7"/>
    <w:rsid w:val="006B55F2"/>
    <w:rsid w:val="006F44B1"/>
    <w:rsid w:val="007A6074"/>
    <w:rsid w:val="007C60EB"/>
    <w:rsid w:val="007D6F9D"/>
    <w:rsid w:val="00811071"/>
    <w:rsid w:val="00816B90"/>
    <w:rsid w:val="00841467"/>
    <w:rsid w:val="008415A1"/>
    <w:rsid w:val="008C5A36"/>
    <w:rsid w:val="008D410A"/>
    <w:rsid w:val="008E5D25"/>
    <w:rsid w:val="009022B5"/>
    <w:rsid w:val="009125B3"/>
    <w:rsid w:val="00912B8D"/>
    <w:rsid w:val="009B425B"/>
    <w:rsid w:val="00A06130"/>
    <w:rsid w:val="00A22A6B"/>
    <w:rsid w:val="00A25A20"/>
    <w:rsid w:val="00A26738"/>
    <w:rsid w:val="00A3541D"/>
    <w:rsid w:val="00A35DA8"/>
    <w:rsid w:val="00A46990"/>
    <w:rsid w:val="00A509D1"/>
    <w:rsid w:val="00A8406B"/>
    <w:rsid w:val="00A904CD"/>
    <w:rsid w:val="00AE0654"/>
    <w:rsid w:val="00B123F1"/>
    <w:rsid w:val="00B528CE"/>
    <w:rsid w:val="00B64CEA"/>
    <w:rsid w:val="00B71A94"/>
    <w:rsid w:val="00B72AAD"/>
    <w:rsid w:val="00B73165"/>
    <w:rsid w:val="00B926D8"/>
    <w:rsid w:val="00BC7421"/>
    <w:rsid w:val="00BE11D3"/>
    <w:rsid w:val="00C13883"/>
    <w:rsid w:val="00C16A57"/>
    <w:rsid w:val="00C56AD4"/>
    <w:rsid w:val="00C77297"/>
    <w:rsid w:val="00C841B0"/>
    <w:rsid w:val="00C91EFD"/>
    <w:rsid w:val="00C97C13"/>
    <w:rsid w:val="00CB55DD"/>
    <w:rsid w:val="00CE0546"/>
    <w:rsid w:val="00D6691C"/>
    <w:rsid w:val="00DD5DAA"/>
    <w:rsid w:val="00E74F55"/>
    <w:rsid w:val="00EB12E5"/>
    <w:rsid w:val="00EF6DDA"/>
    <w:rsid w:val="00F32327"/>
    <w:rsid w:val="00F52C97"/>
    <w:rsid w:val="00F63247"/>
    <w:rsid w:val="00F66106"/>
    <w:rsid w:val="00F93114"/>
    <w:rsid w:val="00FA3D5B"/>
    <w:rsid w:val="00FA3DDB"/>
    <w:rsid w:val="00FD3A9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4C723"/>
  <w15:chartTrackingRefBased/>
  <w15:docId w15:val="{21795FF3-6CFF-44EE-AD3C-3936820DA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D25"/>
    <w:pPr>
      <w:keepNext/>
      <w:keepLines/>
      <w:numPr>
        <w:numId w:val="1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D25"/>
    <w:pPr>
      <w:keepNext/>
      <w:keepLines/>
      <w:numPr>
        <w:ilvl w:val="1"/>
        <w:numId w:val="1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D25"/>
    <w:pPr>
      <w:keepNext/>
      <w:keepLines/>
      <w:numPr>
        <w:ilvl w:val="2"/>
        <w:numId w:val="1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D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D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D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D25"/>
    <w:rPr>
      <w:rFonts w:eastAsiaTheme="majorEastAsia" w:cstheme="majorBidi"/>
      <w:color w:val="272727" w:themeColor="text1" w:themeTint="D8"/>
    </w:rPr>
  </w:style>
  <w:style w:type="paragraph" w:styleId="Title">
    <w:name w:val="Title"/>
    <w:basedOn w:val="Normal"/>
    <w:next w:val="Normal"/>
    <w:link w:val="TitleChar"/>
    <w:uiPriority w:val="10"/>
    <w:qFormat/>
    <w:rsid w:val="008E5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D25"/>
    <w:pPr>
      <w:spacing w:before="160"/>
      <w:jc w:val="center"/>
    </w:pPr>
    <w:rPr>
      <w:i/>
      <w:iCs/>
      <w:color w:val="404040" w:themeColor="text1" w:themeTint="BF"/>
    </w:rPr>
  </w:style>
  <w:style w:type="character" w:customStyle="1" w:styleId="QuoteChar">
    <w:name w:val="Quote Char"/>
    <w:basedOn w:val="DefaultParagraphFont"/>
    <w:link w:val="Quote"/>
    <w:uiPriority w:val="29"/>
    <w:rsid w:val="008E5D25"/>
    <w:rPr>
      <w:i/>
      <w:iCs/>
      <w:color w:val="404040" w:themeColor="text1" w:themeTint="BF"/>
    </w:rPr>
  </w:style>
  <w:style w:type="paragraph" w:styleId="ListParagraph">
    <w:name w:val="List Paragraph"/>
    <w:basedOn w:val="Normal"/>
    <w:uiPriority w:val="34"/>
    <w:qFormat/>
    <w:rsid w:val="008E5D25"/>
    <w:pPr>
      <w:ind w:left="720"/>
      <w:contextualSpacing/>
    </w:pPr>
  </w:style>
  <w:style w:type="character" w:styleId="IntenseEmphasis">
    <w:name w:val="Intense Emphasis"/>
    <w:basedOn w:val="DefaultParagraphFont"/>
    <w:uiPriority w:val="21"/>
    <w:qFormat/>
    <w:rsid w:val="008E5D25"/>
    <w:rPr>
      <w:i/>
      <w:iCs/>
      <w:color w:val="0F4761" w:themeColor="accent1" w:themeShade="BF"/>
    </w:rPr>
  </w:style>
  <w:style w:type="paragraph" w:styleId="IntenseQuote">
    <w:name w:val="Intense Quote"/>
    <w:basedOn w:val="Normal"/>
    <w:next w:val="Normal"/>
    <w:link w:val="IntenseQuoteChar"/>
    <w:uiPriority w:val="30"/>
    <w:qFormat/>
    <w:rsid w:val="008E5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D25"/>
    <w:rPr>
      <w:i/>
      <w:iCs/>
      <w:color w:val="0F4761" w:themeColor="accent1" w:themeShade="BF"/>
    </w:rPr>
  </w:style>
  <w:style w:type="character" w:styleId="IntenseReference">
    <w:name w:val="Intense Reference"/>
    <w:basedOn w:val="DefaultParagraphFont"/>
    <w:uiPriority w:val="32"/>
    <w:qFormat/>
    <w:rsid w:val="008E5D25"/>
    <w:rPr>
      <w:b/>
      <w:bCs/>
      <w:smallCaps/>
      <w:color w:val="0F4761" w:themeColor="accent1" w:themeShade="BF"/>
      <w:spacing w:val="5"/>
    </w:rPr>
  </w:style>
  <w:style w:type="character" w:styleId="Hyperlink">
    <w:name w:val="Hyperlink"/>
    <w:basedOn w:val="DefaultParagraphFont"/>
    <w:uiPriority w:val="99"/>
    <w:unhideWhenUsed/>
    <w:rsid w:val="008C5A36"/>
    <w:rPr>
      <w:color w:val="467886" w:themeColor="hyperlink"/>
      <w:u w:val="single"/>
    </w:rPr>
  </w:style>
  <w:style w:type="character" w:styleId="UnresolvedMention">
    <w:name w:val="Unresolved Mention"/>
    <w:basedOn w:val="DefaultParagraphFont"/>
    <w:uiPriority w:val="99"/>
    <w:semiHidden/>
    <w:unhideWhenUsed/>
    <w:rsid w:val="008C5A36"/>
    <w:rPr>
      <w:color w:val="605E5C"/>
      <w:shd w:val="clear" w:color="auto" w:fill="E1DFDD"/>
    </w:rPr>
  </w:style>
  <w:style w:type="paragraph" w:styleId="Revision">
    <w:name w:val="Revision"/>
    <w:hidden/>
    <w:uiPriority w:val="99"/>
    <w:semiHidden/>
    <w:rsid w:val="00A509D1"/>
    <w:pPr>
      <w:spacing w:after="0" w:line="240" w:lineRule="auto"/>
    </w:pPr>
  </w:style>
  <w:style w:type="paragraph" w:styleId="TOCHeading">
    <w:name w:val="TOC Heading"/>
    <w:basedOn w:val="Heading1"/>
    <w:next w:val="Normal"/>
    <w:uiPriority w:val="39"/>
    <w:unhideWhenUsed/>
    <w:qFormat/>
    <w:rsid w:val="004F2A4A"/>
    <w:pPr>
      <w:numPr>
        <w:numId w:val="0"/>
      </w:num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4F2A4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github.com/sujitasingh8/hdsdab-01-capstone-project.git" TargetMode="Externa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43DAB-DA29-433D-925A-F9B846862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1673</Words>
  <Characters>9541</Characters>
  <Application>Microsoft Office Word</Application>
  <DocSecurity>0</DocSecurity>
  <Lines>79</Lines>
  <Paragraphs>22</Paragraphs>
  <ScaleCrop>false</ScaleCrop>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Sujita Singh</dc:creator>
  <cp:keywords/>
  <dc:description/>
  <cp:lastModifiedBy>Rohit Singh</cp:lastModifiedBy>
  <cp:revision>96</cp:revision>
  <dcterms:created xsi:type="dcterms:W3CDTF">2026-10-07T15:42:00Z</dcterms:created>
  <dcterms:modified xsi:type="dcterms:W3CDTF">2026-10-23T16:46:00Z</dcterms:modified>
</cp:coreProperties>
</file>